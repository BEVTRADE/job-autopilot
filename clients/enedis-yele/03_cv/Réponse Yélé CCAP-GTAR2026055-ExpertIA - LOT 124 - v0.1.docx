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lledutableau"/>
        <w:tblpPr w:leftFromText="142" w:rightFromText="142" w:vertAnchor="page" w:horzAnchor="margin" w:tblpXSpec="right" w:tblpY="568"/>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57" w:type="dxa"/>
          <w:right w:w="57" w:type="dxa"/>
        </w:tblCellMar>
        <w:tblLook w:val="04A0" w:firstRow="1" w:lastRow="0" w:firstColumn="1" w:lastColumn="0" w:noHBand="0" w:noVBand="1"/>
      </w:tblPr>
      <w:tblGrid>
        <w:gridCol w:w="4988"/>
      </w:tblGrid>
      <w:tr w:rsidR="00D12B43" w:rsidRPr="000F6592" w14:paraId="55C66823" w14:textId="77777777" w:rsidTr="00114452">
        <w:trPr>
          <w:cantSplit/>
          <w:trHeight w:hRule="exact" w:val="567"/>
        </w:trPr>
        <w:tc>
          <w:tcPr>
            <w:tcW w:w="4988" w:type="dxa"/>
          </w:tcPr>
          <w:p w14:paraId="53113260" w14:textId="77777777" w:rsidR="00D12B43" w:rsidRPr="000F6592" w:rsidRDefault="00EF650C" w:rsidP="00114452">
            <w:pPr>
              <w:jc w:val="right"/>
              <w:rPr>
                <w:color w:val="005EB8" w:themeColor="background2"/>
                <w:sz w:val="40"/>
                <w:szCs w:val="40"/>
              </w:rPr>
            </w:pPr>
            <w:r w:rsidRPr="000F6592">
              <w:rPr>
                <w:color w:val="005EB8" w:themeColor="background2"/>
                <w:sz w:val="40"/>
                <w:szCs w:val="40"/>
              </w:rPr>
              <w:t xml:space="preserve">                                                 </w:t>
            </w:r>
            <w:r w:rsidR="00D12B43" w:rsidRPr="000F6592">
              <w:rPr>
                <w:color w:val="005EB8" w:themeColor="background2"/>
                <w:sz w:val="40"/>
                <w:szCs w:val="40"/>
              </w:rPr>
              <w:t>Note interne</w:t>
            </w:r>
          </w:p>
        </w:tc>
      </w:tr>
      <w:tr w:rsidR="00D12B43" w:rsidRPr="000F6592" w14:paraId="0D33297C" w14:textId="77777777" w:rsidTr="00114452">
        <w:trPr>
          <w:cantSplit/>
        </w:trPr>
        <w:tc>
          <w:tcPr>
            <w:tcW w:w="4988" w:type="dxa"/>
            <w:vAlign w:val="center"/>
          </w:tcPr>
          <w:p w14:paraId="3795E9B2" w14:textId="4A92BF3F" w:rsidR="00D12B43" w:rsidRPr="000F6592" w:rsidRDefault="009F4C24" w:rsidP="00114452">
            <w:pPr>
              <w:jc w:val="right"/>
              <w:rPr>
                <w:sz w:val="22"/>
                <w:szCs w:val="22"/>
              </w:rPr>
            </w:pPr>
            <w:r w:rsidRPr="000F6592">
              <w:rPr>
                <w:sz w:val="22"/>
                <w:szCs w:val="22"/>
              </w:rPr>
              <w:fldChar w:fldCharType="begin">
                <w:ffData>
                  <w:name w:val=""/>
                  <w:enabled/>
                  <w:calcOnExit w:val="0"/>
                  <w:textInput>
                    <w:default w:val="[Direction Technique – Département Conduite - GTAR]"/>
                  </w:textInput>
                </w:ffData>
              </w:fldChar>
            </w:r>
            <w:r w:rsidRPr="000F6592">
              <w:rPr>
                <w:sz w:val="22"/>
                <w:szCs w:val="22"/>
              </w:rPr>
              <w:instrText xml:space="preserve"> FORMTEXT </w:instrText>
            </w:r>
            <w:r w:rsidRPr="000F6592">
              <w:rPr>
                <w:sz w:val="22"/>
                <w:szCs w:val="22"/>
              </w:rPr>
            </w:r>
            <w:r w:rsidRPr="000F6592">
              <w:rPr>
                <w:sz w:val="22"/>
                <w:szCs w:val="22"/>
              </w:rPr>
              <w:fldChar w:fldCharType="separate"/>
            </w:r>
            <w:r w:rsidRPr="000F6592">
              <w:rPr>
                <w:sz w:val="22"/>
                <w:szCs w:val="22"/>
              </w:rPr>
              <w:t>[Direction Technique – Département Conduite - GTAR]</w:t>
            </w:r>
            <w:r w:rsidRPr="000F6592">
              <w:rPr>
                <w:sz w:val="22"/>
                <w:szCs w:val="22"/>
              </w:rPr>
              <w:fldChar w:fldCharType="end"/>
            </w:r>
          </w:p>
        </w:tc>
      </w:tr>
    </w:tbl>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68"/>
        <w:gridCol w:w="8764"/>
      </w:tblGrid>
      <w:tr w:rsidR="00641E72" w:rsidRPr="000F6592" w14:paraId="52F1C71C" w14:textId="77777777" w:rsidTr="63C1CD3B">
        <w:tc>
          <w:tcPr>
            <w:tcW w:w="10432" w:type="dxa"/>
            <w:gridSpan w:val="2"/>
          </w:tcPr>
          <w:p w14:paraId="6994D498" w14:textId="68A9AE16" w:rsidR="00AE6C25" w:rsidRDefault="00AE6C25" w:rsidP="00827B13">
            <w:pPr>
              <w:pStyle w:val="STitreDocument"/>
              <w:jc w:val="center"/>
            </w:pPr>
            <w:r>
              <w:t>Réponse Yélé Consulting</w:t>
            </w:r>
          </w:p>
          <w:p w14:paraId="7ECB2906" w14:textId="16ADCADF" w:rsidR="00BB6E79" w:rsidRPr="000F6592" w:rsidRDefault="00F40715" w:rsidP="00827B13">
            <w:pPr>
              <w:pStyle w:val="STitreDocument"/>
              <w:jc w:val="center"/>
            </w:pPr>
            <w:r w:rsidRPr="000F6592">
              <w:t xml:space="preserve">GTAR2026055 </w:t>
            </w:r>
            <w:r w:rsidR="00827B13">
              <w:t>« </w:t>
            </w:r>
            <w:r w:rsidRPr="000F6592">
              <w:t xml:space="preserve"> Expert en IA</w:t>
            </w:r>
            <w:r w:rsidR="00827B13">
              <w:t> »</w:t>
            </w:r>
            <w:r w:rsidRPr="000F6592">
              <w:t xml:space="preserve"> – LOT 1&amp;2&amp;4</w:t>
            </w:r>
          </w:p>
        </w:tc>
      </w:tr>
      <w:tr w:rsidR="007120D5" w:rsidRPr="000F6592" w14:paraId="361FBCBD" w14:textId="77777777" w:rsidTr="63C1CD3B">
        <w:trPr>
          <w:trHeight w:hRule="exact" w:val="502"/>
        </w:trPr>
        <w:tc>
          <w:tcPr>
            <w:tcW w:w="1668" w:type="dxa"/>
          </w:tcPr>
          <w:p w14:paraId="207067CC" w14:textId="72864E73" w:rsidR="00BB6E79" w:rsidRPr="000F6592" w:rsidRDefault="00BB6E79" w:rsidP="00BB6E79">
            <w:pPr>
              <w:jc w:val="left"/>
              <w:rPr>
                <w:b/>
                <w:color w:val="005EB8" w:themeColor="background2"/>
              </w:rPr>
            </w:pPr>
          </w:p>
        </w:tc>
        <w:tc>
          <w:tcPr>
            <w:tcW w:w="8764" w:type="dxa"/>
          </w:tcPr>
          <w:p w14:paraId="134AC2CC" w14:textId="32A4ACCF" w:rsidR="00BB6E79" w:rsidRPr="000F6592" w:rsidRDefault="00BB6E79" w:rsidP="0149812F">
            <w:pPr>
              <w:pStyle w:val="SIdentification"/>
              <w:jc w:val="left"/>
              <w:rPr>
                <w:highlight w:val="yellow"/>
              </w:rPr>
            </w:pPr>
          </w:p>
        </w:tc>
      </w:tr>
      <w:tr w:rsidR="007120D5" w:rsidRPr="000F6592" w14:paraId="25C741E7" w14:textId="77777777" w:rsidTr="63C1CD3B">
        <w:trPr>
          <w:trHeight w:hRule="exact" w:val="409"/>
        </w:trPr>
        <w:tc>
          <w:tcPr>
            <w:tcW w:w="1668" w:type="dxa"/>
          </w:tcPr>
          <w:p w14:paraId="7A987413" w14:textId="257C7609" w:rsidR="00BB6E79" w:rsidRPr="000F6592" w:rsidRDefault="00BB6E79" w:rsidP="00BB6E79">
            <w:pPr>
              <w:jc w:val="left"/>
              <w:rPr>
                <w:b/>
                <w:color w:val="005EB8" w:themeColor="background2"/>
              </w:rPr>
            </w:pPr>
          </w:p>
        </w:tc>
        <w:tc>
          <w:tcPr>
            <w:tcW w:w="8764" w:type="dxa"/>
          </w:tcPr>
          <w:p w14:paraId="45A9FFCD" w14:textId="72D4105A" w:rsidR="005A063D" w:rsidRPr="000F6592" w:rsidRDefault="005A063D" w:rsidP="005A063D"/>
        </w:tc>
      </w:tr>
      <w:tr w:rsidR="007120D5" w:rsidRPr="000F6592" w14:paraId="717E38D9" w14:textId="77777777" w:rsidTr="63C1CD3B">
        <w:trPr>
          <w:trHeight w:hRule="exact" w:val="409"/>
        </w:trPr>
        <w:tc>
          <w:tcPr>
            <w:tcW w:w="1668" w:type="dxa"/>
          </w:tcPr>
          <w:p w14:paraId="5EEEE113" w14:textId="32C8EC3F" w:rsidR="00A86E2D" w:rsidRPr="000F6592" w:rsidRDefault="00A86E2D" w:rsidP="006963FA">
            <w:pPr>
              <w:jc w:val="left"/>
              <w:rPr>
                <w:b/>
                <w:color w:val="005EB8" w:themeColor="background2"/>
              </w:rPr>
            </w:pPr>
          </w:p>
        </w:tc>
        <w:tc>
          <w:tcPr>
            <w:tcW w:w="8764" w:type="dxa"/>
          </w:tcPr>
          <w:p w14:paraId="0D4A2BC7" w14:textId="77777777" w:rsidR="00A86E2D" w:rsidRPr="000F6592" w:rsidRDefault="00A86E2D" w:rsidP="006963FA"/>
        </w:tc>
      </w:tr>
      <w:tr w:rsidR="007120D5" w:rsidRPr="000F6592" w14:paraId="46C43EB6" w14:textId="77777777" w:rsidTr="63C1CD3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409"/>
        </w:trPr>
        <w:tc>
          <w:tcPr>
            <w:tcW w:w="1668" w:type="dxa"/>
            <w:tcBorders>
              <w:top w:val="nil"/>
              <w:left w:val="nil"/>
              <w:bottom w:val="nil"/>
              <w:right w:val="nil"/>
            </w:tcBorders>
          </w:tcPr>
          <w:p w14:paraId="7339AE8A" w14:textId="571289EB" w:rsidR="005A063D" w:rsidRPr="000F6592" w:rsidRDefault="005A063D" w:rsidP="006963FA">
            <w:pPr>
              <w:jc w:val="left"/>
              <w:rPr>
                <w:b/>
                <w:color w:val="005EB8" w:themeColor="background2"/>
              </w:rPr>
            </w:pPr>
          </w:p>
        </w:tc>
        <w:tc>
          <w:tcPr>
            <w:tcW w:w="8764" w:type="dxa"/>
            <w:tcBorders>
              <w:top w:val="nil"/>
              <w:left w:val="nil"/>
              <w:bottom w:val="nil"/>
              <w:right w:val="nil"/>
            </w:tcBorders>
          </w:tcPr>
          <w:p w14:paraId="51911AF6" w14:textId="77777777" w:rsidR="005A063D" w:rsidRPr="000F6592" w:rsidRDefault="005A063D" w:rsidP="006963FA"/>
        </w:tc>
      </w:tr>
    </w:tbl>
    <w:p w14:paraId="4E4946E8" w14:textId="25ACC05E" w:rsidR="00747835" w:rsidRPr="000F6592" w:rsidRDefault="004D1CE1" w:rsidP="00BB6E79">
      <w:pPr>
        <w:rPr>
          <w:b/>
          <w:color w:val="005EB8" w:themeColor="background2"/>
        </w:rPr>
      </w:pPr>
      <w:r w:rsidRPr="000F6592">
        <w:rPr>
          <w:b/>
          <w:color w:val="005EB8" w:themeColor="background2"/>
        </w:rPr>
        <w:t>Historique</w:t>
      </w:r>
      <w:r w:rsidR="00E667E7">
        <w:pict w14:anchorId="5745C13D">
          <v:shape id="Rectangle à coins arrondis 3" o:spid="_x0000_s2072" style="position:absolute;left:0;text-align:left;margin-left:-5.65pt;margin-top:19.5pt;width:527.25pt;height:23.5pt;z-index:-251658240;visibility:visible;mso-wrap-style:square;mso-wrap-distance-left:9pt;mso-wrap-distance-top:0;mso-wrap-distance-right:9pt;mso-wrap-distance-bottom:0;mso-position-horizontal-relative:text;mso-position-vertical-relative:text;mso-width-relative:page;mso-height-relative:page;v-text-anchor:top" coordsize="6553302,2324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" o:allowincell="f" path="m737,104786c737,46914,47651,,105523,l6448516,v57872,,104786,46914,104786,104786c6552907,146057,6552511,187329,6552116,228600l,232475c246,189912,491,147349,737,104786xe" fillcolor="#005eb8 [3214]" stroked="f">
            <v:path o:connecttype="custom" o:connectlocs="737,104757;105511,0;6447791,0;6552565,104757;6551379,228536;0,232410;737,104757" o:connectangles="0,0,0,0,0,0,0"/>
            <w10:anchorlock/>
          </v:shape>
        </w:pict>
      </w:r>
    </w:p>
    <w:tbl>
      <w:tblPr>
        <w:tblStyle w:val="Grilledutableau"/>
        <w:tblW w:w="0" w:type="auto"/>
        <w:tblBorders>
          <w:top w:val="none" w:sz="0" w:space="0" w:color="auto"/>
          <w:left w:val="none" w:sz="0" w:space="0" w:color="auto"/>
          <w:bottom w:val="single" w:sz="4" w:space="0" w:color="575757" w:themeColor="text1"/>
          <w:right w:val="none" w:sz="0" w:space="0" w:color="auto"/>
          <w:insideH w:val="single" w:sz="4" w:space="0" w:color="575757" w:themeColor="text1"/>
          <w:insideV w:val="single" w:sz="4" w:space="0" w:color="575757" w:themeColor="text1"/>
        </w:tblBorders>
        <w:tblLayout w:type="fixed"/>
        <w:tblLook w:val="04A0" w:firstRow="1" w:lastRow="0" w:firstColumn="1" w:lastColumn="0" w:noHBand="0" w:noVBand="1"/>
      </w:tblPr>
      <w:tblGrid>
        <w:gridCol w:w="1526"/>
        <w:gridCol w:w="1843"/>
        <w:gridCol w:w="4536"/>
        <w:gridCol w:w="2629"/>
      </w:tblGrid>
      <w:tr w:rsidR="00747835" w:rsidRPr="000F6592" w14:paraId="0857EE45" w14:textId="77777777" w:rsidTr="004F4412">
        <w:trPr>
          <w:cantSplit/>
          <w:trHeight w:hRule="exact" w:val="540"/>
        </w:trPr>
        <w:tc>
          <w:tcPr>
            <w:tcW w:w="1526" w:type="dxa"/>
            <w:tcBorders>
              <w:top w:val="nil"/>
              <w:bottom w:val="nil"/>
              <w:right w:val="single" w:sz="4" w:space="0" w:color="FFFFFF" w:themeColor="background1"/>
            </w:tcBorders>
            <w:vAlign w:val="center"/>
          </w:tcPr>
          <w:p w14:paraId="6C320C31" w14:textId="77777777" w:rsidR="005C6983" w:rsidRPr="000F6592" w:rsidRDefault="005C6983" w:rsidP="00475BB3">
            <w:pPr>
              <w:jc w:val="center"/>
              <w:rPr>
                <w:color w:val="FFFFFF" w:themeColor="background1"/>
                <w:sz w:val="18"/>
              </w:rPr>
            </w:pPr>
            <w:r w:rsidRPr="000F6592">
              <w:rPr>
                <w:color w:val="FFFFFF" w:themeColor="background1"/>
                <w:sz w:val="18"/>
              </w:rPr>
              <w:t>Version</w:t>
            </w:r>
          </w:p>
        </w:tc>
        <w:tc>
          <w:tcPr>
            <w:tcW w:w="1843" w:type="dxa"/>
            <w:tcBorders>
              <w:top w:val="nil"/>
              <w:left w:val="single" w:sz="4" w:space="0" w:color="FFFFFF" w:themeColor="background1"/>
              <w:bottom w:val="nil"/>
              <w:right w:val="single" w:sz="4" w:space="0" w:color="FFFFFF" w:themeColor="background1"/>
            </w:tcBorders>
            <w:vAlign w:val="center"/>
          </w:tcPr>
          <w:p w14:paraId="570AB2CE" w14:textId="77777777" w:rsidR="005C6983" w:rsidRPr="000F6592" w:rsidRDefault="005C6983" w:rsidP="00475BB3">
            <w:pPr>
              <w:jc w:val="center"/>
              <w:rPr>
                <w:color w:val="FFFFFF" w:themeColor="background1"/>
                <w:sz w:val="18"/>
              </w:rPr>
            </w:pPr>
            <w:r w:rsidRPr="000F6592">
              <w:rPr>
                <w:color w:val="FFFFFF" w:themeColor="background1"/>
                <w:sz w:val="18"/>
              </w:rPr>
              <w:t>Date d’application</w:t>
            </w:r>
          </w:p>
        </w:tc>
        <w:tc>
          <w:tcPr>
            <w:tcW w:w="4536" w:type="dxa"/>
            <w:tcBorders>
              <w:top w:val="nil"/>
              <w:left w:val="single" w:sz="4" w:space="0" w:color="FFFFFF" w:themeColor="background1"/>
              <w:bottom w:val="nil"/>
              <w:right w:val="single" w:sz="4" w:space="0" w:color="FFFFFF" w:themeColor="background1"/>
            </w:tcBorders>
            <w:vAlign w:val="center"/>
          </w:tcPr>
          <w:p w14:paraId="507A5E2E" w14:textId="77777777" w:rsidR="005C6983" w:rsidRPr="000F6592" w:rsidRDefault="005C6983" w:rsidP="004F4412">
            <w:pPr>
              <w:jc w:val="center"/>
              <w:rPr>
                <w:color w:val="FFFFFF" w:themeColor="background1"/>
                <w:sz w:val="18"/>
              </w:rPr>
            </w:pPr>
            <w:r w:rsidRPr="000F6592">
              <w:rPr>
                <w:color w:val="FFFFFF" w:themeColor="background1"/>
                <w:sz w:val="18"/>
              </w:rPr>
              <w:t>Nature de la modification</w:t>
            </w:r>
          </w:p>
        </w:tc>
        <w:tc>
          <w:tcPr>
            <w:tcW w:w="2629" w:type="dxa"/>
            <w:tcBorders>
              <w:top w:val="nil"/>
              <w:left w:val="single" w:sz="4" w:space="0" w:color="FFFFFF" w:themeColor="background1"/>
              <w:bottom w:val="nil"/>
            </w:tcBorders>
            <w:vAlign w:val="center"/>
          </w:tcPr>
          <w:p w14:paraId="017BE048" w14:textId="77777777" w:rsidR="005C6983" w:rsidRPr="000F6592" w:rsidRDefault="005C6983" w:rsidP="00475BB3">
            <w:pPr>
              <w:jc w:val="center"/>
              <w:rPr>
                <w:color w:val="FFFFFF" w:themeColor="background1"/>
                <w:sz w:val="18"/>
              </w:rPr>
            </w:pPr>
            <w:r w:rsidRPr="000F6592">
              <w:rPr>
                <w:color w:val="FFFFFF" w:themeColor="background1"/>
                <w:sz w:val="18"/>
              </w:rPr>
              <w:t>Annule et remplace</w:t>
            </w:r>
          </w:p>
        </w:tc>
      </w:tr>
      <w:tr w:rsidR="00AF6A43" w:rsidRPr="000F6592" w14:paraId="6681C866" w14:textId="77777777" w:rsidTr="008F0DAE">
        <w:trPr>
          <w:cantSplit/>
          <w:trHeight w:val="397"/>
        </w:trPr>
        <w:tc>
          <w:tcPr>
            <w:tcW w:w="1526" w:type="dxa"/>
            <w:tcBorders>
              <w:top w:val="nil"/>
            </w:tcBorders>
            <w:vAlign w:val="center"/>
          </w:tcPr>
          <w:p w14:paraId="305C84D1" w14:textId="22C34981" w:rsidR="005C6983" w:rsidRPr="000F6592" w:rsidRDefault="005C6983" w:rsidP="00475BB3">
            <w:pPr>
              <w:rPr>
                <w:sz w:val="18"/>
                <w:szCs w:val="18"/>
              </w:rPr>
            </w:pPr>
          </w:p>
        </w:tc>
        <w:tc>
          <w:tcPr>
            <w:tcW w:w="1843" w:type="dxa"/>
            <w:tcBorders>
              <w:top w:val="nil"/>
            </w:tcBorders>
            <w:vAlign w:val="center"/>
          </w:tcPr>
          <w:p w14:paraId="68600A4C" w14:textId="474AFC71" w:rsidR="005C6983" w:rsidRPr="000F6592" w:rsidRDefault="005C6983" w:rsidP="00475BB3">
            <w:pPr>
              <w:rPr>
                <w:sz w:val="18"/>
                <w:szCs w:val="18"/>
              </w:rPr>
            </w:pPr>
          </w:p>
        </w:tc>
        <w:tc>
          <w:tcPr>
            <w:tcW w:w="4536" w:type="dxa"/>
            <w:tcBorders>
              <w:top w:val="nil"/>
            </w:tcBorders>
            <w:vAlign w:val="center"/>
          </w:tcPr>
          <w:p w14:paraId="4777E8ED" w14:textId="6AA4973D" w:rsidR="005C6983" w:rsidRPr="000F6592" w:rsidRDefault="005C6983" w:rsidP="00475BB3">
            <w:pPr>
              <w:rPr>
                <w:sz w:val="18"/>
                <w:szCs w:val="18"/>
              </w:rPr>
            </w:pPr>
          </w:p>
        </w:tc>
        <w:tc>
          <w:tcPr>
            <w:tcW w:w="2629" w:type="dxa"/>
            <w:tcBorders>
              <w:top w:val="nil"/>
            </w:tcBorders>
            <w:vAlign w:val="center"/>
          </w:tcPr>
          <w:p w14:paraId="5E2FB00D" w14:textId="259045BD" w:rsidR="005C6983" w:rsidRPr="000F6592" w:rsidRDefault="005C6983" w:rsidP="00475BB3">
            <w:pPr>
              <w:rPr>
                <w:sz w:val="18"/>
                <w:szCs w:val="18"/>
              </w:rPr>
            </w:pPr>
          </w:p>
        </w:tc>
      </w:tr>
      <w:tr w:rsidR="00AF6A43" w:rsidRPr="000F6592" w14:paraId="72EE9188" w14:textId="77777777" w:rsidTr="008F0DAE">
        <w:trPr>
          <w:cantSplit/>
          <w:trHeight w:val="397"/>
        </w:trPr>
        <w:tc>
          <w:tcPr>
            <w:tcW w:w="1526" w:type="dxa"/>
            <w:vAlign w:val="center"/>
          </w:tcPr>
          <w:p w14:paraId="1BF1DD8E" w14:textId="77777777" w:rsidR="005C6983" w:rsidRPr="000F6592" w:rsidRDefault="005C6983" w:rsidP="00475BB3">
            <w:pPr>
              <w:rPr>
                <w:sz w:val="18"/>
                <w:szCs w:val="18"/>
              </w:rPr>
            </w:pPr>
          </w:p>
        </w:tc>
        <w:tc>
          <w:tcPr>
            <w:tcW w:w="1843" w:type="dxa"/>
            <w:vAlign w:val="center"/>
          </w:tcPr>
          <w:p w14:paraId="28CD44AA" w14:textId="77777777" w:rsidR="005C6983" w:rsidRPr="000F6592" w:rsidRDefault="005C6983" w:rsidP="00475BB3">
            <w:pPr>
              <w:rPr>
                <w:sz w:val="18"/>
                <w:szCs w:val="18"/>
              </w:rPr>
            </w:pPr>
          </w:p>
        </w:tc>
        <w:tc>
          <w:tcPr>
            <w:tcW w:w="4536" w:type="dxa"/>
            <w:vAlign w:val="center"/>
          </w:tcPr>
          <w:p w14:paraId="65CFEA73" w14:textId="77777777" w:rsidR="005C6983" w:rsidRPr="000F6592" w:rsidRDefault="005C6983" w:rsidP="00475BB3">
            <w:pPr>
              <w:rPr>
                <w:sz w:val="18"/>
                <w:szCs w:val="18"/>
              </w:rPr>
            </w:pPr>
          </w:p>
        </w:tc>
        <w:tc>
          <w:tcPr>
            <w:tcW w:w="2629" w:type="dxa"/>
            <w:vAlign w:val="center"/>
          </w:tcPr>
          <w:p w14:paraId="74621C8F" w14:textId="77777777" w:rsidR="005C6983" w:rsidRPr="000F6592" w:rsidRDefault="005C6983" w:rsidP="00475BB3">
            <w:pPr>
              <w:rPr>
                <w:sz w:val="18"/>
                <w:szCs w:val="18"/>
              </w:rPr>
            </w:pPr>
          </w:p>
        </w:tc>
      </w:tr>
      <w:tr w:rsidR="00AF6A43" w:rsidRPr="000F6592" w14:paraId="285950D1" w14:textId="77777777" w:rsidTr="008F0DAE">
        <w:trPr>
          <w:cantSplit/>
          <w:trHeight w:val="397"/>
        </w:trPr>
        <w:tc>
          <w:tcPr>
            <w:tcW w:w="1526" w:type="dxa"/>
            <w:vAlign w:val="center"/>
          </w:tcPr>
          <w:p w14:paraId="45520AB6" w14:textId="77777777" w:rsidR="005C6983" w:rsidRPr="000F6592" w:rsidRDefault="005C6983" w:rsidP="00475BB3">
            <w:pPr>
              <w:rPr>
                <w:sz w:val="18"/>
                <w:szCs w:val="18"/>
              </w:rPr>
            </w:pPr>
          </w:p>
        </w:tc>
        <w:tc>
          <w:tcPr>
            <w:tcW w:w="1843" w:type="dxa"/>
            <w:vAlign w:val="center"/>
          </w:tcPr>
          <w:p w14:paraId="7771CF24" w14:textId="77777777" w:rsidR="005C6983" w:rsidRPr="000F6592" w:rsidRDefault="005C6983" w:rsidP="00475BB3">
            <w:pPr>
              <w:rPr>
                <w:sz w:val="18"/>
                <w:szCs w:val="18"/>
              </w:rPr>
            </w:pPr>
          </w:p>
        </w:tc>
        <w:tc>
          <w:tcPr>
            <w:tcW w:w="4536" w:type="dxa"/>
            <w:vAlign w:val="center"/>
          </w:tcPr>
          <w:p w14:paraId="64248EEA" w14:textId="77777777" w:rsidR="005C6983" w:rsidRPr="000F6592" w:rsidRDefault="005C6983" w:rsidP="00475BB3">
            <w:pPr>
              <w:rPr>
                <w:sz w:val="18"/>
                <w:szCs w:val="18"/>
              </w:rPr>
            </w:pPr>
          </w:p>
        </w:tc>
        <w:tc>
          <w:tcPr>
            <w:tcW w:w="2629" w:type="dxa"/>
            <w:vAlign w:val="center"/>
          </w:tcPr>
          <w:p w14:paraId="698B8424" w14:textId="77777777" w:rsidR="005C6983" w:rsidRPr="000F6592" w:rsidRDefault="005C6983" w:rsidP="00475BB3">
            <w:pPr>
              <w:rPr>
                <w:sz w:val="18"/>
                <w:szCs w:val="18"/>
              </w:rPr>
            </w:pPr>
          </w:p>
        </w:tc>
      </w:tr>
    </w:tbl>
    <w:p w14:paraId="528910C2" w14:textId="3D58482E" w:rsidR="00D2172F" w:rsidRPr="000F6592" w:rsidRDefault="00D2172F" w:rsidP="00BB6E79"/>
    <w:p w14:paraId="243319C9" w14:textId="558D2C67" w:rsidR="004D1CE1" w:rsidRPr="000F6592" w:rsidRDefault="005E46D4" w:rsidP="00BB6E79">
      <w:pPr>
        <w:rPr>
          <w:b/>
          <w:color w:val="005EB8" w:themeColor="background2"/>
        </w:rPr>
      </w:pPr>
      <w:r w:rsidRPr="000F6592">
        <w:rPr>
          <w:b/>
          <w:color w:val="005EB8" w:themeColor="background2"/>
        </w:rPr>
        <w:t>Accessibilité</w:t>
      </w:r>
    </w:p>
    <w:tbl>
      <w:tblPr>
        <w:tblStyle w:val="Grilledutableau"/>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57" w:type="dxa"/>
          <w:right w:w="57" w:type="dxa"/>
        </w:tblCellMar>
        <w:tblLook w:val="04A0" w:firstRow="1" w:lastRow="0" w:firstColumn="1" w:lastColumn="0" w:noHBand="0" w:noVBand="1"/>
      </w:tblPr>
      <w:tblGrid>
        <w:gridCol w:w="2608"/>
        <w:gridCol w:w="2608"/>
        <w:gridCol w:w="2608"/>
        <w:gridCol w:w="2608"/>
      </w:tblGrid>
      <w:tr w:rsidR="00616F40" w:rsidRPr="000F6592" w14:paraId="7C1619D8" w14:textId="77777777" w:rsidTr="00616F40">
        <w:trPr>
          <w:cantSplit/>
          <w:trHeight w:hRule="exact" w:val="454"/>
        </w:trPr>
        <w:tc>
          <w:tcPr>
            <w:tcW w:w="1250" w:type="pct"/>
            <w:vAlign w:val="center"/>
          </w:tcPr>
          <w:p w14:paraId="5770F462" w14:textId="764CD2F2" w:rsidR="00616F40" w:rsidRPr="000F6592" w:rsidRDefault="000506BE" w:rsidP="00897207">
            <w:pPr>
              <w:jc w:val="left"/>
            </w:pPr>
            <w:r>
              <w:pict w14:anchorId="2A131F1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44.5pt;height:19pt">
                  <v:imagedata r:id="rId11" o:title=""/>
                </v:shape>
              </w:pict>
            </w:r>
          </w:p>
        </w:tc>
        <w:tc>
          <w:tcPr>
            <w:tcW w:w="1250" w:type="pct"/>
            <w:vAlign w:val="center"/>
          </w:tcPr>
          <w:p w14:paraId="235C2E91" w14:textId="249635A0" w:rsidR="00616F40" w:rsidRPr="000F6592" w:rsidRDefault="000506BE" w:rsidP="00897207">
            <w:pPr>
              <w:jc w:val="left"/>
            </w:pPr>
            <w:r>
              <w:pict w14:anchorId="3A9DB98F">
                <v:shape id="_x0000_i1030" type="#_x0000_t75" style="width:54pt;height:19pt">
                  <v:imagedata r:id="rId12" o:title=""/>
                </v:shape>
              </w:pict>
            </w:r>
          </w:p>
        </w:tc>
        <w:tc>
          <w:tcPr>
            <w:tcW w:w="1250" w:type="pct"/>
            <w:vAlign w:val="center"/>
          </w:tcPr>
          <w:p w14:paraId="227337C9" w14:textId="50CD19D8" w:rsidR="00616F40" w:rsidRPr="000F6592" w:rsidRDefault="000506BE" w:rsidP="00897207">
            <w:pPr>
              <w:jc w:val="left"/>
            </w:pPr>
            <w:r>
              <w:pict w14:anchorId="4FE47FDC">
                <v:shape id="_x0000_i1031" type="#_x0000_t75" style="width:65.5pt;height:19pt">
                  <v:imagedata r:id="rId13" o:title=""/>
                </v:shape>
              </w:pict>
            </w:r>
          </w:p>
        </w:tc>
        <w:tc>
          <w:tcPr>
            <w:tcW w:w="1250" w:type="pct"/>
            <w:vAlign w:val="center"/>
          </w:tcPr>
          <w:p w14:paraId="392FDBF5" w14:textId="36E5D9AF" w:rsidR="00616F40" w:rsidRPr="000F6592" w:rsidRDefault="000506BE" w:rsidP="00897207">
            <w:pPr>
              <w:jc w:val="left"/>
            </w:pPr>
            <w:r>
              <w:pict w14:anchorId="0C09FDC1">
                <v:shape id="_x0000_i1032" type="#_x0000_t75" style="width:77.5pt;height:19pt">
                  <v:imagedata r:id="rId14" o:title=""/>
                </v:shape>
              </w:pict>
            </w:r>
          </w:p>
        </w:tc>
      </w:tr>
    </w:tbl>
    <w:p w14:paraId="1CDCEE5E" w14:textId="77777777" w:rsidR="00897207" w:rsidRPr="000F6592" w:rsidRDefault="00897207" w:rsidP="00BB6E79"/>
    <w:p w14:paraId="62B14A69" w14:textId="77777777" w:rsidR="005E46D4" w:rsidRPr="000F6592" w:rsidRDefault="005E46D4" w:rsidP="005E46D4">
      <w:pPr>
        <w:rPr>
          <w:b/>
          <w:color w:val="005EB8" w:themeColor="background2"/>
        </w:rPr>
      </w:pPr>
      <w:r w:rsidRPr="000F6592">
        <w:rPr>
          <w:b/>
          <w:color w:val="005EB8" w:themeColor="background2"/>
        </w:rPr>
        <w:t>Destinataires :</w:t>
      </w:r>
    </w:p>
    <w:p w14:paraId="092596ED" w14:textId="76982C18" w:rsidR="00C02A14" w:rsidRPr="000F6592" w:rsidRDefault="00C02A14" w:rsidP="003B348F">
      <w:pPr>
        <w:pStyle w:val="Paragraphedeliste"/>
        <w:numPr>
          <w:ilvl w:val="0"/>
          <w:numId w:val="3"/>
        </w:numPr>
      </w:pPr>
    </w:p>
    <w:p w14:paraId="20F9203B" w14:textId="1B5FDE37" w:rsidR="009F4C24" w:rsidRPr="000F6592" w:rsidRDefault="009F4C24" w:rsidP="003B348F">
      <w:pPr>
        <w:pStyle w:val="Paragraphedeliste"/>
        <w:numPr>
          <w:ilvl w:val="0"/>
          <w:numId w:val="3"/>
        </w:numPr>
      </w:pPr>
    </w:p>
    <w:p w14:paraId="231180D9" w14:textId="7595A2B1" w:rsidR="009F4C24" w:rsidRPr="000F6592" w:rsidRDefault="009F4C24" w:rsidP="003B348F">
      <w:pPr>
        <w:pStyle w:val="Paragraphedeliste"/>
        <w:numPr>
          <w:ilvl w:val="0"/>
          <w:numId w:val="3"/>
        </w:numPr>
      </w:pPr>
    </w:p>
    <w:p w14:paraId="021BC576" w14:textId="77777777" w:rsidR="00114452" w:rsidRPr="000F6592" w:rsidRDefault="00114452" w:rsidP="00114452"/>
    <w:tbl>
      <w:tblPr>
        <w:tblStyle w:val="Grilledutableau"/>
        <w:tblW w:w="0" w:type="auto"/>
        <w:tblBorders>
          <w:top w:val="none" w:sz="0" w:space="0" w:color="auto"/>
          <w:left w:val="none" w:sz="0" w:space="0" w:color="auto"/>
          <w:bottom w:val="single" w:sz="4" w:space="0" w:color="575757" w:themeColor="text1"/>
          <w:right w:val="none" w:sz="0" w:space="0" w:color="auto"/>
          <w:insideH w:val="single" w:sz="4" w:space="0" w:color="575757" w:themeColor="text1"/>
          <w:insideV w:val="single" w:sz="4" w:space="0" w:color="575757" w:themeColor="text1"/>
        </w:tblBorders>
        <w:tblLayout w:type="fixed"/>
        <w:tblLook w:val="04A0" w:firstRow="1" w:lastRow="0" w:firstColumn="1" w:lastColumn="0" w:noHBand="0" w:noVBand="1"/>
      </w:tblPr>
      <w:tblGrid>
        <w:gridCol w:w="2376"/>
        <w:gridCol w:w="993"/>
        <w:gridCol w:w="1842"/>
        <w:gridCol w:w="1141"/>
        <w:gridCol w:w="2349"/>
        <w:gridCol w:w="855"/>
        <w:gridCol w:w="978"/>
      </w:tblGrid>
      <w:tr w:rsidR="00114452" w:rsidRPr="000F6592" w14:paraId="4DEE2176" w14:textId="77777777" w:rsidTr="00114452">
        <w:trPr>
          <w:cantSplit/>
          <w:trHeight w:hRule="exact" w:val="397"/>
        </w:trPr>
        <w:tc>
          <w:tcPr>
            <w:tcW w:w="10534" w:type="dxa"/>
            <w:gridSpan w:val="7"/>
            <w:tcBorders>
              <w:top w:val="nil"/>
              <w:bottom w:val="nil"/>
            </w:tcBorders>
          </w:tcPr>
          <w:p w14:paraId="7E72FEA7" w14:textId="77777777" w:rsidR="00114452" w:rsidRPr="000F6592" w:rsidRDefault="00114452" w:rsidP="00114452">
            <w:pPr>
              <w:jc w:val="left"/>
              <w:rPr>
                <w:b/>
                <w:color w:val="005EB8" w:themeColor="background2"/>
              </w:rPr>
            </w:pPr>
            <w:r w:rsidRPr="000F6592">
              <w:rPr>
                <w:b/>
                <w:color w:val="005EB8" w:themeColor="background2"/>
              </w:rPr>
              <w:t>Validation</w:t>
            </w:r>
          </w:p>
          <w:p w14:paraId="1CA0551E" w14:textId="77777777" w:rsidR="00114452" w:rsidRPr="000F6592" w:rsidRDefault="00114452" w:rsidP="00114452">
            <w:pPr>
              <w:jc w:val="left"/>
              <w:rPr>
                <w:color w:val="005EB8" w:themeColor="background2"/>
                <w:sz w:val="18"/>
              </w:rPr>
            </w:pPr>
          </w:p>
        </w:tc>
      </w:tr>
      <w:tr w:rsidR="00114452" w:rsidRPr="000F6592" w14:paraId="039BE973" w14:textId="77777777" w:rsidTr="00600C2B">
        <w:trPr>
          <w:cantSplit/>
          <w:trHeight w:hRule="exact" w:val="397"/>
        </w:trPr>
        <w:tc>
          <w:tcPr>
            <w:tcW w:w="3369" w:type="dxa"/>
            <w:gridSpan w:val="2"/>
            <w:tcBorders>
              <w:top w:val="nil"/>
              <w:bottom w:val="nil"/>
              <w:right w:val="single" w:sz="4" w:space="0" w:color="FFFFFF" w:themeColor="background1"/>
            </w:tcBorders>
            <w:vAlign w:val="center"/>
          </w:tcPr>
          <w:p w14:paraId="474281C5" w14:textId="77777777" w:rsidR="00114452" w:rsidRPr="000F6592" w:rsidRDefault="00E667E7" w:rsidP="009F4C24">
            <w:pPr>
              <w:jc w:val="center"/>
              <w:rPr>
                <w:sz w:val="18"/>
                <w:szCs w:val="18"/>
              </w:rPr>
            </w:pPr>
            <w:r>
              <w:rPr>
                <w:color w:val="FFFFFF" w:themeColor="background1"/>
                <w:sz w:val="18"/>
              </w:rPr>
              <w:pict w14:anchorId="76589EFD">
                <v:shape id="_x0000_s2079" style="position:absolute;left:0;text-align:left;margin-left:-5.65pt;margin-top:.5pt;width:527.25pt;height:19.85pt;z-index:-251658239;visibility:visible;mso-wrap-style:square;mso-wrap-distance-left:9pt;mso-wrap-distance-top:0;mso-wrap-distance-right:9pt;mso-wrap-distance-bottom:0;mso-position-horizontal-relative:text;mso-position-vertical-relative:text;mso-width-relative:page;mso-height-relative:page;v-text-anchor:top" coordsize="6553302,2324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" o:allowincell="f" path="m737,104786c737,46914,47651,,105523,l6448516,v57872,,104786,46914,104786,104786c6552907,146057,6552511,187329,6552116,228600l,232475c246,189912,491,147349,737,104786xe" fillcolor="#005eb8 [3214]" stroked="f">
                  <v:path o:connecttype="custom" o:connectlocs="737,104757;105511,0;6447791,0;6552565,104757;6551379,228536;0,232410;737,104757" o:connectangles="0,0,0,0,0,0,0"/>
                  <w10:anchorlock/>
                </v:shape>
              </w:pict>
            </w:r>
            <w:r w:rsidR="00114452" w:rsidRPr="000F6592">
              <w:rPr>
                <w:color w:val="FFFFFF" w:themeColor="background1"/>
                <w:sz w:val="18"/>
              </w:rPr>
              <w:t>Rédacteur(s)</w:t>
            </w:r>
          </w:p>
          <w:p w14:paraId="0CB38E9D" w14:textId="77777777" w:rsidR="00F42609" w:rsidRPr="000F6592" w:rsidRDefault="00F42609" w:rsidP="00F42609">
            <w:pPr>
              <w:rPr>
                <w:sz w:val="18"/>
              </w:rPr>
            </w:pPr>
          </w:p>
          <w:p w14:paraId="55DADF0D" w14:textId="77777777" w:rsidR="00F42609" w:rsidRPr="000F6592" w:rsidRDefault="00F42609" w:rsidP="00F42609">
            <w:pPr>
              <w:rPr>
                <w:sz w:val="18"/>
              </w:rPr>
            </w:pPr>
          </w:p>
          <w:p w14:paraId="01C25EF0" w14:textId="77777777" w:rsidR="00F42609" w:rsidRPr="000F6592" w:rsidRDefault="00F42609" w:rsidP="00F42609">
            <w:pPr>
              <w:rPr>
                <w:sz w:val="18"/>
              </w:rPr>
            </w:pPr>
          </w:p>
          <w:p w14:paraId="37AA6017" w14:textId="77777777" w:rsidR="00F42609" w:rsidRPr="000F6592" w:rsidRDefault="00F42609" w:rsidP="00F42609">
            <w:pPr>
              <w:rPr>
                <w:sz w:val="18"/>
              </w:rPr>
            </w:pPr>
          </w:p>
          <w:p w14:paraId="75CB4FEA" w14:textId="77777777" w:rsidR="00F42609" w:rsidRPr="000F6592" w:rsidRDefault="00F42609" w:rsidP="00F42609">
            <w:pPr>
              <w:rPr>
                <w:sz w:val="18"/>
              </w:rPr>
            </w:pPr>
          </w:p>
          <w:p w14:paraId="24C8C028" w14:textId="77777777" w:rsidR="00F42609" w:rsidRPr="000F6592" w:rsidRDefault="00F42609" w:rsidP="00F42609">
            <w:pPr>
              <w:rPr>
                <w:sz w:val="18"/>
              </w:rPr>
            </w:pPr>
          </w:p>
          <w:p w14:paraId="1220802E" w14:textId="77777777" w:rsidR="00F42609" w:rsidRPr="000F6592" w:rsidRDefault="00F42609" w:rsidP="00F42609">
            <w:pPr>
              <w:rPr>
                <w:sz w:val="18"/>
              </w:rPr>
            </w:pPr>
          </w:p>
          <w:p w14:paraId="171C74B4" w14:textId="77777777" w:rsidR="00F42609" w:rsidRPr="000F6592" w:rsidRDefault="00F42609" w:rsidP="00F42609">
            <w:pPr>
              <w:rPr>
                <w:sz w:val="18"/>
              </w:rPr>
            </w:pPr>
          </w:p>
          <w:p w14:paraId="0F9640C3" w14:textId="77777777" w:rsidR="00F42609" w:rsidRPr="000F6592" w:rsidRDefault="00F42609" w:rsidP="00F42609">
            <w:pPr>
              <w:rPr>
                <w:sz w:val="18"/>
              </w:rPr>
            </w:pPr>
          </w:p>
          <w:p w14:paraId="1EB338A8" w14:textId="77777777" w:rsidR="00F42609" w:rsidRPr="000F6592" w:rsidRDefault="00F42609" w:rsidP="00F42609">
            <w:pPr>
              <w:rPr>
                <w:sz w:val="18"/>
              </w:rPr>
            </w:pPr>
          </w:p>
          <w:p w14:paraId="4386833C" w14:textId="77777777" w:rsidR="00F42609" w:rsidRPr="000F6592" w:rsidRDefault="00F42609" w:rsidP="00F42609">
            <w:pPr>
              <w:rPr>
                <w:sz w:val="18"/>
              </w:rPr>
            </w:pPr>
          </w:p>
        </w:tc>
        <w:tc>
          <w:tcPr>
            <w:tcW w:w="2983" w:type="dxa"/>
            <w:gridSpan w:val="2"/>
            <w:tcBorders>
              <w:top w:val="nil"/>
              <w:left w:val="single" w:sz="4" w:space="0" w:color="FFFFFF" w:themeColor="background1"/>
              <w:bottom w:val="nil"/>
              <w:right w:val="single" w:sz="4" w:space="0" w:color="FFFFFF" w:themeColor="background1"/>
            </w:tcBorders>
            <w:vAlign w:val="center"/>
          </w:tcPr>
          <w:p w14:paraId="1A6566B2" w14:textId="77777777" w:rsidR="00114452" w:rsidRPr="000F6592" w:rsidRDefault="00114452" w:rsidP="009F4C24">
            <w:pPr>
              <w:jc w:val="center"/>
              <w:rPr>
                <w:color w:val="FFFFFF" w:themeColor="background1"/>
                <w:sz w:val="18"/>
              </w:rPr>
            </w:pPr>
            <w:r w:rsidRPr="000F6592">
              <w:rPr>
                <w:color w:val="FFFFFF" w:themeColor="background1"/>
                <w:sz w:val="18"/>
              </w:rPr>
              <w:t>Vérificateur(s)</w:t>
            </w:r>
          </w:p>
        </w:tc>
        <w:tc>
          <w:tcPr>
            <w:tcW w:w="4182" w:type="dxa"/>
            <w:gridSpan w:val="3"/>
            <w:tcBorders>
              <w:top w:val="nil"/>
              <w:left w:val="single" w:sz="4" w:space="0" w:color="FFFFFF" w:themeColor="background1"/>
              <w:bottom w:val="nil"/>
            </w:tcBorders>
            <w:vAlign w:val="center"/>
          </w:tcPr>
          <w:p w14:paraId="3F218298" w14:textId="77777777" w:rsidR="00114452" w:rsidRPr="000F6592" w:rsidRDefault="00114452" w:rsidP="009F4C24">
            <w:pPr>
              <w:jc w:val="center"/>
              <w:rPr>
                <w:color w:val="FFFFFF" w:themeColor="background1"/>
                <w:sz w:val="18"/>
              </w:rPr>
            </w:pPr>
            <w:r w:rsidRPr="000F6592">
              <w:rPr>
                <w:color w:val="FFFFFF" w:themeColor="background1"/>
                <w:sz w:val="18"/>
              </w:rPr>
              <w:t>Approbateur(s)</w:t>
            </w:r>
          </w:p>
        </w:tc>
      </w:tr>
      <w:tr w:rsidR="00114452" w:rsidRPr="000F6592" w14:paraId="72C78A0A" w14:textId="77777777" w:rsidTr="00F42609">
        <w:trPr>
          <w:cantSplit/>
          <w:trHeight w:hRule="exact" w:val="397"/>
        </w:trPr>
        <w:tc>
          <w:tcPr>
            <w:tcW w:w="2376" w:type="dxa"/>
            <w:tcBorders>
              <w:top w:val="nil"/>
              <w:bottom w:val="single" w:sz="4" w:space="0" w:color="575757" w:themeColor="text1"/>
              <w:right w:val="single" w:sz="4" w:space="0" w:color="575757" w:themeColor="text1"/>
            </w:tcBorders>
            <w:vAlign w:val="center"/>
          </w:tcPr>
          <w:p w14:paraId="0F57874B" w14:textId="77777777" w:rsidR="00114452" w:rsidRPr="000F6592" w:rsidRDefault="00114452" w:rsidP="009F4C24">
            <w:pPr>
              <w:rPr>
                <w:sz w:val="18"/>
                <w:szCs w:val="18"/>
              </w:rPr>
            </w:pPr>
            <w:r w:rsidRPr="000F6592">
              <w:rPr>
                <w:sz w:val="18"/>
                <w:szCs w:val="18"/>
              </w:rPr>
              <w:t>Nom - Fonction</w:t>
            </w:r>
          </w:p>
        </w:tc>
        <w:tc>
          <w:tcPr>
            <w:tcW w:w="993" w:type="dxa"/>
            <w:tcBorders>
              <w:top w:val="nil"/>
              <w:left w:val="single" w:sz="4" w:space="0" w:color="575757" w:themeColor="text1"/>
              <w:bottom w:val="single" w:sz="4" w:space="0" w:color="575757" w:themeColor="text1"/>
              <w:right w:val="single" w:sz="4" w:space="0" w:color="575757" w:themeColor="text1"/>
            </w:tcBorders>
            <w:vAlign w:val="center"/>
          </w:tcPr>
          <w:p w14:paraId="04C4BDB7" w14:textId="77777777" w:rsidR="00114452" w:rsidRPr="000F6592" w:rsidRDefault="00114452" w:rsidP="009F4C24">
            <w:pPr>
              <w:rPr>
                <w:sz w:val="18"/>
                <w:szCs w:val="18"/>
              </w:rPr>
            </w:pPr>
            <w:r w:rsidRPr="000F6592">
              <w:rPr>
                <w:sz w:val="18"/>
                <w:szCs w:val="18"/>
              </w:rPr>
              <w:t>Visa</w:t>
            </w:r>
          </w:p>
          <w:p w14:paraId="6C048BD5" w14:textId="77777777" w:rsidR="00F42609" w:rsidRPr="000F6592" w:rsidRDefault="00F42609" w:rsidP="00F42609">
            <w:pPr>
              <w:rPr>
                <w:sz w:val="18"/>
                <w:szCs w:val="18"/>
              </w:rPr>
            </w:pPr>
          </w:p>
          <w:p w14:paraId="01EBC5E2" w14:textId="77777777" w:rsidR="00F42609" w:rsidRPr="000F6592" w:rsidRDefault="00F42609" w:rsidP="00F42609">
            <w:pPr>
              <w:rPr>
                <w:sz w:val="18"/>
                <w:szCs w:val="18"/>
              </w:rPr>
            </w:pPr>
          </w:p>
          <w:p w14:paraId="72A9735C" w14:textId="77777777" w:rsidR="00F42609" w:rsidRPr="000F6592" w:rsidRDefault="00F42609" w:rsidP="00F42609">
            <w:pPr>
              <w:rPr>
                <w:sz w:val="18"/>
                <w:szCs w:val="18"/>
              </w:rPr>
            </w:pPr>
          </w:p>
          <w:p w14:paraId="5901BA64" w14:textId="77777777" w:rsidR="00F42609" w:rsidRPr="000F6592" w:rsidRDefault="00F42609" w:rsidP="00F42609">
            <w:pPr>
              <w:rPr>
                <w:sz w:val="18"/>
                <w:szCs w:val="18"/>
              </w:rPr>
            </w:pPr>
          </w:p>
          <w:p w14:paraId="07A088C4" w14:textId="77777777" w:rsidR="00F42609" w:rsidRPr="000F6592" w:rsidRDefault="00F42609" w:rsidP="00F42609">
            <w:pPr>
              <w:rPr>
                <w:sz w:val="18"/>
                <w:szCs w:val="18"/>
              </w:rPr>
            </w:pPr>
          </w:p>
          <w:p w14:paraId="33518294" w14:textId="77777777" w:rsidR="00F42609" w:rsidRPr="000F6592" w:rsidRDefault="00F42609" w:rsidP="00F42609">
            <w:pPr>
              <w:rPr>
                <w:sz w:val="18"/>
                <w:szCs w:val="18"/>
              </w:rPr>
            </w:pPr>
          </w:p>
          <w:p w14:paraId="2095C0D6" w14:textId="77777777" w:rsidR="00F42609" w:rsidRPr="000F6592" w:rsidRDefault="00F42609" w:rsidP="00F42609">
            <w:pPr>
              <w:rPr>
                <w:sz w:val="18"/>
                <w:szCs w:val="18"/>
              </w:rPr>
            </w:pPr>
          </w:p>
          <w:p w14:paraId="052F5868" w14:textId="77777777" w:rsidR="00F42609" w:rsidRPr="000F6592" w:rsidRDefault="00F42609" w:rsidP="00F42609">
            <w:pPr>
              <w:rPr>
                <w:sz w:val="18"/>
                <w:szCs w:val="18"/>
              </w:rPr>
            </w:pPr>
          </w:p>
          <w:p w14:paraId="5479FC9B" w14:textId="77777777" w:rsidR="00F42609" w:rsidRPr="000F6592" w:rsidRDefault="00F42609" w:rsidP="00F42609">
            <w:pPr>
              <w:rPr>
                <w:sz w:val="18"/>
                <w:szCs w:val="18"/>
              </w:rPr>
            </w:pPr>
          </w:p>
          <w:p w14:paraId="2BEE09A9" w14:textId="77777777" w:rsidR="00F42609" w:rsidRPr="000F6592" w:rsidRDefault="00F42609" w:rsidP="00F42609">
            <w:pPr>
              <w:rPr>
                <w:sz w:val="18"/>
                <w:szCs w:val="18"/>
              </w:rPr>
            </w:pPr>
          </w:p>
        </w:tc>
        <w:tc>
          <w:tcPr>
            <w:tcW w:w="1842" w:type="dxa"/>
            <w:tcBorders>
              <w:top w:val="nil"/>
              <w:left w:val="single" w:sz="4" w:space="0" w:color="575757" w:themeColor="text1"/>
              <w:bottom w:val="single" w:sz="4" w:space="0" w:color="575757" w:themeColor="text1"/>
              <w:right w:val="single" w:sz="4" w:space="0" w:color="575757" w:themeColor="text1"/>
            </w:tcBorders>
            <w:vAlign w:val="center"/>
          </w:tcPr>
          <w:p w14:paraId="65F561D3" w14:textId="77777777" w:rsidR="00114452" w:rsidRPr="000F6592" w:rsidRDefault="00114452" w:rsidP="009F4C24">
            <w:pPr>
              <w:rPr>
                <w:sz w:val="18"/>
                <w:szCs w:val="18"/>
              </w:rPr>
            </w:pPr>
            <w:r w:rsidRPr="000F6592">
              <w:rPr>
                <w:sz w:val="18"/>
                <w:szCs w:val="18"/>
              </w:rPr>
              <w:t>Nom - Fonction</w:t>
            </w:r>
          </w:p>
        </w:tc>
        <w:tc>
          <w:tcPr>
            <w:tcW w:w="1141" w:type="dxa"/>
            <w:tcBorders>
              <w:top w:val="nil"/>
              <w:left w:val="single" w:sz="4" w:space="0" w:color="575757" w:themeColor="text1"/>
              <w:bottom w:val="single" w:sz="4" w:space="0" w:color="575757" w:themeColor="text1"/>
              <w:right w:val="single" w:sz="4" w:space="0" w:color="575757" w:themeColor="text1"/>
            </w:tcBorders>
            <w:vAlign w:val="center"/>
          </w:tcPr>
          <w:p w14:paraId="11B6B5CB" w14:textId="77777777" w:rsidR="00114452" w:rsidRPr="000F6592" w:rsidRDefault="00114452" w:rsidP="009F4C24">
            <w:pPr>
              <w:rPr>
                <w:sz w:val="18"/>
                <w:szCs w:val="18"/>
              </w:rPr>
            </w:pPr>
            <w:r w:rsidRPr="000F6592">
              <w:rPr>
                <w:sz w:val="18"/>
                <w:szCs w:val="18"/>
              </w:rPr>
              <w:t>Visa</w:t>
            </w:r>
          </w:p>
        </w:tc>
        <w:tc>
          <w:tcPr>
            <w:tcW w:w="2349" w:type="dxa"/>
            <w:tcBorders>
              <w:top w:val="nil"/>
              <w:left w:val="single" w:sz="4" w:space="0" w:color="575757" w:themeColor="text1"/>
              <w:bottom w:val="single" w:sz="4" w:space="0" w:color="575757" w:themeColor="text1"/>
              <w:right w:val="single" w:sz="4" w:space="0" w:color="575757" w:themeColor="text1"/>
            </w:tcBorders>
            <w:vAlign w:val="center"/>
          </w:tcPr>
          <w:p w14:paraId="2968F3EE" w14:textId="77777777" w:rsidR="00114452" w:rsidRPr="000F6592" w:rsidRDefault="00114452" w:rsidP="009F4C24">
            <w:pPr>
              <w:rPr>
                <w:sz w:val="18"/>
                <w:szCs w:val="18"/>
              </w:rPr>
            </w:pPr>
            <w:r w:rsidRPr="000F6592">
              <w:rPr>
                <w:sz w:val="18"/>
                <w:szCs w:val="18"/>
              </w:rPr>
              <w:t>Nom - Fonction</w:t>
            </w:r>
          </w:p>
        </w:tc>
        <w:tc>
          <w:tcPr>
            <w:tcW w:w="855" w:type="dxa"/>
            <w:tcBorders>
              <w:top w:val="nil"/>
              <w:left w:val="single" w:sz="4" w:space="0" w:color="575757" w:themeColor="text1"/>
              <w:bottom w:val="single" w:sz="4" w:space="0" w:color="575757" w:themeColor="text1"/>
              <w:right w:val="single" w:sz="4" w:space="0" w:color="575757" w:themeColor="text1"/>
            </w:tcBorders>
            <w:vAlign w:val="center"/>
          </w:tcPr>
          <w:p w14:paraId="3A62BA5E" w14:textId="77777777" w:rsidR="00114452" w:rsidRPr="000F6592" w:rsidRDefault="00114452" w:rsidP="009F4C24">
            <w:pPr>
              <w:rPr>
                <w:sz w:val="18"/>
                <w:szCs w:val="18"/>
              </w:rPr>
            </w:pPr>
            <w:r w:rsidRPr="000F6592">
              <w:rPr>
                <w:sz w:val="18"/>
                <w:szCs w:val="18"/>
              </w:rPr>
              <w:t>Visa</w:t>
            </w:r>
          </w:p>
        </w:tc>
        <w:tc>
          <w:tcPr>
            <w:tcW w:w="978" w:type="dxa"/>
            <w:tcBorders>
              <w:top w:val="nil"/>
              <w:left w:val="single" w:sz="4" w:space="0" w:color="575757" w:themeColor="text1"/>
              <w:bottom w:val="single" w:sz="4" w:space="0" w:color="575757" w:themeColor="text1"/>
            </w:tcBorders>
            <w:vAlign w:val="center"/>
          </w:tcPr>
          <w:p w14:paraId="789477DE" w14:textId="77777777" w:rsidR="00114452" w:rsidRPr="000F6592" w:rsidRDefault="00114452" w:rsidP="009F4C24">
            <w:pPr>
              <w:rPr>
                <w:sz w:val="18"/>
                <w:szCs w:val="18"/>
              </w:rPr>
            </w:pPr>
            <w:r w:rsidRPr="000F6592">
              <w:rPr>
                <w:sz w:val="18"/>
                <w:szCs w:val="18"/>
              </w:rPr>
              <w:t>Date</w:t>
            </w:r>
          </w:p>
        </w:tc>
      </w:tr>
      <w:tr w:rsidR="00600C2B" w:rsidRPr="000F6592" w14:paraId="50B1B862" w14:textId="77777777" w:rsidTr="00F42609">
        <w:trPr>
          <w:cantSplit/>
          <w:trHeight w:hRule="exact" w:val="397"/>
        </w:trPr>
        <w:tc>
          <w:tcPr>
            <w:tcW w:w="2376" w:type="dxa"/>
            <w:tcBorders>
              <w:top w:val="single" w:sz="4" w:space="0" w:color="575757" w:themeColor="text1"/>
              <w:bottom w:val="single" w:sz="4" w:space="0" w:color="575757" w:themeColor="text1"/>
              <w:right w:val="single" w:sz="4" w:space="0" w:color="575757" w:themeColor="text1"/>
            </w:tcBorders>
            <w:vAlign w:val="center"/>
          </w:tcPr>
          <w:p w14:paraId="6C078E5A" w14:textId="3A68BCE7" w:rsidR="00600C2B" w:rsidRPr="000F6592" w:rsidRDefault="00600C2B" w:rsidP="00600C2B">
            <w:pPr>
              <w:rPr>
                <w:sz w:val="18"/>
                <w:szCs w:val="18"/>
              </w:rPr>
            </w:pPr>
          </w:p>
        </w:tc>
        <w:tc>
          <w:tcPr>
            <w:tcW w:w="993" w:type="dxa"/>
            <w:tcBorders>
              <w:top w:val="single" w:sz="4" w:space="0" w:color="575757" w:themeColor="text1"/>
              <w:left w:val="single" w:sz="4" w:space="0" w:color="575757" w:themeColor="text1"/>
              <w:bottom w:val="single" w:sz="4" w:space="0" w:color="575757" w:themeColor="text1"/>
              <w:right w:val="single" w:sz="4" w:space="0" w:color="575757" w:themeColor="text1"/>
            </w:tcBorders>
            <w:vAlign w:val="center"/>
          </w:tcPr>
          <w:p w14:paraId="5CE80899" w14:textId="77777777" w:rsidR="00600C2B" w:rsidRPr="000F6592" w:rsidRDefault="00600C2B" w:rsidP="00600C2B">
            <w:pPr>
              <w:rPr>
                <w:sz w:val="18"/>
                <w:szCs w:val="18"/>
              </w:rPr>
            </w:pPr>
          </w:p>
          <w:p w14:paraId="02F2836A" w14:textId="77777777" w:rsidR="00F42609" w:rsidRPr="000F6592" w:rsidRDefault="00F42609" w:rsidP="00F42609">
            <w:pPr>
              <w:rPr>
                <w:sz w:val="18"/>
                <w:szCs w:val="18"/>
              </w:rPr>
            </w:pPr>
          </w:p>
          <w:p w14:paraId="492084C0" w14:textId="77777777" w:rsidR="00F42609" w:rsidRPr="000F6592" w:rsidRDefault="00F42609" w:rsidP="00F42609">
            <w:pPr>
              <w:rPr>
                <w:sz w:val="18"/>
                <w:szCs w:val="18"/>
              </w:rPr>
            </w:pPr>
          </w:p>
          <w:p w14:paraId="0DBE2634" w14:textId="77777777" w:rsidR="00F42609" w:rsidRPr="000F6592" w:rsidRDefault="00F42609" w:rsidP="00F42609">
            <w:pPr>
              <w:rPr>
                <w:sz w:val="18"/>
                <w:szCs w:val="18"/>
              </w:rPr>
            </w:pPr>
          </w:p>
          <w:p w14:paraId="059161AF" w14:textId="77777777" w:rsidR="00F42609" w:rsidRPr="000F6592" w:rsidRDefault="00F42609" w:rsidP="00F42609">
            <w:pPr>
              <w:rPr>
                <w:sz w:val="18"/>
                <w:szCs w:val="18"/>
              </w:rPr>
            </w:pPr>
          </w:p>
          <w:p w14:paraId="5000DEF7" w14:textId="77777777" w:rsidR="00F42609" w:rsidRPr="000F6592" w:rsidRDefault="00F42609" w:rsidP="00F42609">
            <w:pPr>
              <w:rPr>
                <w:sz w:val="18"/>
                <w:szCs w:val="18"/>
              </w:rPr>
            </w:pPr>
          </w:p>
          <w:p w14:paraId="7BECAF53" w14:textId="77777777" w:rsidR="00F42609" w:rsidRPr="000F6592" w:rsidRDefault="00F42609" w:rsidP="00F42609">
            <w:pPr>
              <w:rPr>
                <w:sz w:val="18"/>
                <w:szCs w:val="18"/>
              </w:rPr>
            </w:pPr>
          </w:p>
          <w:p w14:paraId="556DC6E4" w14:textId="77777777" w:rsidR="00F42609" w:rsidRPr="000F6592" w:rsidRDefault="00F42609" w:rsidP="00F42609">
            <w:pPr>
              <w:rPr>
                <w:sz w:val="18"/>
                <w:szCs w:val="18"/>
              </w:rPr>
            </w:pPr>
          </w:p>
          <w:p w14:paraId="4EB2B5F9" w14:textId="77777777" w:rsidR="00F42609" w:rsidRPr="000F6592" w:rsidRDefault="00F42609" w:rsidP="00F42609">
            <w:pPr>
              <w:rPr>
                <w:sz w:val="18"/>
                <w:szCs w:val="18"/>
              </w:rPr>
            </w:pPr>
          </w:p>
          <w:p w14:paraId="78ED021C" w14:textId="5BCF4A78" w:rsidR="00F42609" w:rsidRPr="000F6592" w:rsidRDefault="00F42609" w:rsidP="00F42609">
            <w:pPr>
              <w:rPr>
                <w:sz w:val="18"/>
                <w:szCs w:val="18"/>
              </w:rPr>
            </w:pPr>
          </w:p>
        </w:tc>
        <w:tc>
          <w:tcPr>
            <w:tcW w:w="1842" w:type="dxa"/>
            <w:tcBorders>
              <w:top w:val="single" w:sz="4" w:space="0" w:color="575757" w:themeColor="text1"/>
              <w:left w:val="single" w:sz="4" w:space="0" w:color="575757" w:themeColor="text1"/>
              <w:bottom w:val="single" w:sz="4" w:space="0" w:color="575757" w:themeColor="text1"/>
              <w:right w:val="single" w:sz="4" w:space="0" w:color="575757" w:themeColor="text1"/>
            </w:tcBorders>
            <w:vAlign w:val="center"/>
          </w:tcPr>
          <w:p w14:paraId="3776F045" w14:textId="05A310FC" w:rsidR="00600C2B" w:rsidRPr="000F6592" w:rsidRDefault="00600C2B" w:rsidP="00600C2B">
            <w:pPr>
              <w:rPr>
                <w:sz w:val="18"/>
                <w:szCs w:val="18"/>
              </w:rPr>
            </w:pPr>
          </w:p>
        </w:tc>
        <w:tc>
          <w:tcPr>
            <w:tcW w:w="1141" w:type="dxa"/>
            <w:tcBorders>
              <w:top w:val="single" w:sz="4" w:space="0" w:color="575757" w:themeColor="text1"/>
              <w:left w:val="single" w:sz="4" w:space="0" w:color="575757" w:themeColor="text1"/>
              <w:bottom w:val="single" w:sz="4" w:space="0" w:color="575757" w:themeColor="text1"/>
              <w:right w:val="single" w:sz="4" w:space="0" w:color="575757" w:themeColor="text1"/>
            </w:tcBorders>
            <w:vAlign w:val="center"/>
          </w:tcPr>
          <w:p w14:paraId="68EC69E5" w14:textId="1C65BA26" w:rsidR="00600C2B" w:rsidRPr="000F6592" w:rsidRDefault="00600C2B" w:rsidP="00600C2B">
            <w:pPr>
              <w:rPr>
                <w:sz w:val="18"/>
                <w:szCs w:val="18"/>
              </w:rPr>
            </w:pPr>
          </w:p>
        </w:tc>
        <w:tc>
          <w:tcPr>
            <w:tcW w:w="2349" w:type="dxa"/>
            <w:tcBorders>
              <w:top w:val="single" w:sz="4" w:space="0" w:color="575757" w:themeColor="text1"/>
              <w:left w:val="single" w:sz="4" w:space="0" w:color="575757" w:themeColor="text1"/>
              <w:bottom w:val="single" w:sz="4" w:space="0" w:color="575757" w:themeColor="text1"/>
              <w:right w:val="single" w:sz="4" w:space="0" w:color="575757" w:themeColor="text1"/>
            </w:tcBorders>
            <w:vAlign w:val="center"/>
          </w:tcPr>
          <w:p w14:paraId="50A7666F" w14:textId="77777777" w:rsidR="00600C2B" w:rsidRPr="000F6592" w:rsidRDefault="00600C2B" w:rsidP="00600C2B">
            <w:pPr>
              <w:rPr>
                <w:sz w:val="18"/>
                <w:szCs w:val="18"/>
              </w:rPr>
            </w:pPr>
          </w:p>
        </w:tc>
        <w:tc>
          <w:tcPr>
            <w:tcW w:w="855" w:type="dxa"/>
            <w:tcBorders>
              <w:top w:val="single" w:sz="4" w:space="0" w:color="575757" w:themeColor="text1"/>
              <w:left w:val="single" w:sz="4" w:space="0" w:color="575757" w:themeColor="text1"/>
              <w:bottom w:val="single" w:sz="4" w:space="0" w:color="575757" w:themeColor="text1"/>
              <w:right w:val="single" w:sz="4" w:space="0" w:color="575757" w:themeColor="text1"/>
            </w:tcBorders>
            <w:vAlign w:val="center"/>
          </w:tcPr>
          <w:p w14:paraId="41118DE9" w14:textId="77777777" w:rsidR="00600C2B" w:rsidRPr="000F6592" w:rsidRDefault="00600C2B" w:rsidP="00600C2B">
            <w:pPr>
              <w:rPr>
                <w:sz w:val="18"/>
                <w:szCs w:val="18"/>
              </w:rPr>
            </w:pPr>
          </w:p>
        </w:tc>
        <w:tc>
          <w:tcPr>
            <w:tcW w:w="978" w:type="dxa"/>
            <w:tcBorders>
              <w:top w:val="single" w:sz="4" w:space="0" w:color="575757" w:themeColor="text1"/>
              <w:left w:val="single" w:sz="4" w:space="0" w:color="575757" w:themeColor="text1"/>
              <w:bottom w:val="single" w:sz="4" w:space="0" w:color="575757" w:themeColor="text1"/>
            </w:tcBorders>
            <w:vAlign w:val="center"/>
          </w:tcPr>
          <w:p w14:paraId="597DF876" w14:textId="77777777" w:rsidR="00600C2B" w:rsidRPr="000F6592" w:rsidRDefault="00600C2B" w:rsidP="00600C2B">
            <w:pPr>
              <w:rPr>
                <w:sz w:val="18"/>
                <w:szCs w:val="18"/>
              </w:rPr>
            </w:pPr>
          </w:p>
        </w:tc>
      </w:tr>
      <w:tr w:rsidR="00600C2B" w:rsidRPr="000F6592" w14:paraId="69F2365E" w14:textId="77777777" w:rsidTr="00F42609">
        <w:trPr>
          <w:cantSplit/>
          <w:trHeight w:hRule="exact" w:val="439"/>
        </w:trPr>
        <w:tc>
          <w:tcPr>
            <w:tcW w:w="2376" w:type="dxa"/>
            <w:tcBorders>
              <w:top w:val="single" w:sz="4" w:space="0" w:color="575757" w:themeColor="text1"/>
              <w:bottom w:val="single" w:sz="4" w:space="0" w:color="575757" w:themeColor="text1"/>
              <w:right w:val="single" w:sz="4" w:space="0" w:color="575757" w:themeColor="text1"/>
            </w:tcBorders>
            <w:vAlign w:val="center"/>
          </w:tcPr>
          <w:p w14:paraId="4CFB688F" w14:textId="77777777" w:rsidR="00600C2B" w:rsidRPr="000F6592" w:rsidRDefault="00600C2B" w:rsidP="00600C2B">
            <w:pPr>
              <w:rPr>
                <w:sz w:val="18"/>
                <w:szCs w:val="18"/>
              </w:rPr>
            </w:pPr>
          </w:p>
        </w:tc>
        <w:tc>
          <w:tcPr>
            <w:tcW w:w="993" w:type="dxa"/>
            <w:tcBorders>
              <w:top w:val="single" w:sz="4" w:space="0" w:color="575757" w:themeColor="text1"/>
              <w:left w:val="single" w:sz="4" w:space="0" w:color="575757" w:themeColor="text1"/>
              <w:bottom w:val="single" w:sz="4" w:space="0" w:color="575757" w:themeColor="text1"/>
              <w:right w:val="single" w:sz="4" w:space="0" w:color="575757" w:themeColor="text1"/>
            </w:tcBorders>
            <w:vAlign w:val="center"/>
          </w:tcPr>
          <w:p w14:paraId="3A7F105A" w14:textId="77777777" w:rsidR="00600C2B" w:rsidRPr="000F6592" w:rsidRDefault="00600C2B" w:rsidP="00600C2B">
            <w:pPr>
              <w:rPr>
                <w:sz w:val="18"/>
                <w:szCs w:val="18"/>
              </w:rPr>
            </w:pPr>
          </w:p>
          <w:p w14:paraId="06722552" w14:textId="77777777" w:rsidR="00F42609" w:rsidRPr="000F6592" w:rsidRDefault="00F42609" w:rsidP="00F42609">
            <w:pPr>
              <w:rPr>
                <w:sz w:val="18"/>
                <w:szCs w:val="18"/>
              </w:rPr>
            </w:pPr>
          </w:p>
          <w:p w14:paraId="1786A571" w14:textId="77777777" w:rsidR="00F42609" w:rsidRPr="000F6592" w:rsidRDefault="00F42609" w:rsidP="00F42609">
            <w:pPr>
              <w:rPr>
                <w:sz w:val="18"/>
                <w:szCs w:val="18"/>
              </w:rPr>
            </w:pPr>
          </w:p>
          <w:p w14:paraId="558ADE73" w14:textId="77777777" w:rsidR="00F42609" w:rsidRPr="000F6592" w:rsidRDefault="00F42609" w:rsidP="00F42609">
            <w:pPr>
              <w:rPr>
                <w:sz w:val="18"/>
                <w:szCs w:val="18"/>
              </w:rPr>
            </w:pPr>
          </w:p>
          <w:p w14:paraId="3D919468" w14:textId="77777777" w:rsidR="00F42609" w:rsidRPr="000F6592" w:rsidRDefault="00F42609" w:rsidP="00F42609">
            <w:pPr>
              <w:rPr>
                <w:sz w:val="18"/>
                <w:szCs w:val="18"/>
              </w:rPr>
            </w:pPr>
          </w:p>
          <w:p w14:paraId="6BF6FBC0" w14:textId="77777777" w:rsidR="00F42609" w:rsidRPr="000F6592" w:rsidRDefault="00F42609" w:rsidP="00F42609">
            <w:pPr>
              <w:rPr>
                <w:sz w:val="18"/>
                <w:szCs w:val="18"/>
              </w:rPr>
            </w:pPr>
          </w:p>
          <w:p w14:paraId="08D6E004" w14:textId="77777777" w:rsidR="00F42609" w:rsidRPr="000F6592" w:rsidRDefault="00F42609" w:rsidP="00F42609">
            <w:pPr>
              <w:rPr>
                <w:sz w:val="18"/>
                <w:szCs w:val="18"/>
              </w:rPr>
            </w:pPr>
          </w:p>
          <w:p w14:paraId="63E7116F" w14:textId="77777777" w:rsidR="00F42609" w:rsidRPr="000F6592" w:rsidRDefault="00F42609" w:rsidP="00F42609">
            <w:pPr>
              <w:rPr>
                <w:sz w:val="18"/>
                <w:szCs w:val="18"/>
              </w:rPr>
            </w:pPr>
          </w:p>
        </w:tc>
        <w:tc>
          <w:tcPr>
            <w:tcW w:w="1842" w:type="dxa"/>
            <w:tcBorders>
              <w:top w:val="single" w:sz="4" w:space="0" w:color="575757" w:themeColor="text1"/>
              <w:left w:val="single" w:sz="4" w:space="0" w:color="575757" w:themeColor="text1"/>
              <w:bottom w:val="single" w:sz="4" w:space="0" w:color="575757" w:themeColor="text1"/>
              <w:right w:val="single" w:sz="4" w:space="0" w:color="575757" w:themeColor="text1"/>
            </w:tcBorders>
            <w:vAlign w:val="center"/>
          </w:tcPr>
          <w:p w14:paraId="3294C736" w14:textId="77777777" w:rsidR="00600C2B" w:rsidRPr="000F6592" w:rsidRDefault="00600C2B" w:rsidP="00600C2B">
            <w:pPr>
              <w:rPr>
                <w:sz w:val="18"/>
                <w:szCs w:val="18"/>
              </w:rPr>
            </w:pPr>
          </w:p>
        </w:tc>
        <w:tc>
          <w:tcPr>
            <w:tcW w:w="1141" w:type="dxa"/>
            <w:tcBorders>
              <w:top w:val="single" w:sz="4" w:space="0" w:color="575757" w:themeColor="text1"/>
              <w:left w:val="single" w:sz="4" w:space="0" w:color="575757" w:themeColor="text1"/>
              <w:bottom w:val="single" w:sz="4" w:space="0" w:color="575757" w:themeColor="text1"/>
              <w:right w:val="single" w:sz="4" w:space="0" w:color="575757" w:themeColor="text1"/>
            </w:tcBorders>
            <w:vAlign w:val="center"/>
          </w:tcPr>
          <w:p w14:paraId="10AB2E13" w14:textId="77777777" w:rsidR="00600C2B" w:rsidRPr="000F6592" w:rsidRDefault="00600C2B" w:rsidP="00600C2B">
            <w:pPr>
              <w:rPr>
                <w:sz w:val="18"/>
                <w:szCs w:val="18"/>
              </w:rPr>
            </w:pPr>
          </w:p>
        </w:tc>
        <w:tc>
          <w:tcPr>
            <w:tcW w:w="2349" w:type="dxa"/>
            <w:tcBorders>
              <w:top w:val="single" w:sz="4" w:space="0" w:color="575757" w:themeColor="text1"/>
              <w:left w:val="single" w:sz="4" w:space="0" w:color="575757" w:themeColor="text1"/>
              <w:bottom w:val="single" w:sz="4" w:space="0" w:color="575757" w:themeColor="text1"/>
              <w:right w:val="single" w:sz="4" w:space="0" w:color="575757" w:themeColor="text1"/>
            </w:tcBorders>
            <w:vAlign w:val="center"/>
          </w:tcPr>
          <w:p w14:paraId="12133F02" w14:textId="77777777" w:rsidR="00600C2B" w:rsidRPr="000F6592" w:rsidRDefault="00600C2B" w:rsidP="00600C2B">
            <w:pPr>
              <w:rPr>
                <w:sz w:val="18"/>
                <w:szCs w:val="18"/>
              </w:rPr>
            </w:pPr>
          </w:p>
        </w:tc>
        <w:tc>
          <w:tcPr>
            <w:tcW w:w="855" w:type="dxa"/>
            <w:tcBorders>
              <w:top w:val="single" w:sz="4" w:space="0" w:color="575757" w:themeColor="text1"/>
              <w:left w:val="single" w:sz="4" w:space="0" w:color="575757" w:themeColor="text1"/>
              <w:bottom w:val="single" w:sz="4" w:space="0" w:color="575757" w:themeColor="text1"/>
              <w:right w:val="single" w:sz="4" w:space="0" w:color="575757" w:themeColor="text1"/>
            </w:tcBorders>
            <w:vAlign w:val="center"/>
          </w:tcPr>
          <w:p w14:paraId="0764FABC" w14:textId="77777777" w:rsidR="00600C2B" w:rsidRPr="000F6592" w:rsidRDefault="00600C2B" w:rsidP="00600C2B">
            <w:pPr>
              <w:rPr>
                <w:sz w:val="18"/>
                <w:szCs w:val="18"/>
              </w:rPr>
            </w:pPr>
          </w:p>
        </w:tc>
        <w:tc>
          <w:tcPr>
            <w:tcW w:w="978" w:type="dxa"/>
            <w:tcBorders>
              <w:top w:val="single" w:sz="4" w:space="0" w:color="575757" w:themeColor="text1"/>
              <w:left w:val="single" w:sz="4" w:space="0" w:color="575757" w:themeColor="text1"/>
              <w:bottom w:val="single" w:sz="4" w:space="0" w:color="575757" w:themeColor="text1"/>
            </w:tcBorders>
            <w:vAlign w:val="center"/>
          </w:tcPr>
          <w:p w14:paraId="47F3AAF4" w14:textId="77777777" w:rsidR="00600C2B" w:rsidRPr="000F6592" w:rsidRDefault="00600C2B" w:rsidP="00600C2B">
            <w:pPr>
              <w:rPr>
                <w:sz w:val="18"/>
                <w:szCs w:val="18"/>
              </w:rPr>
            </w:pPr>
          </w:p>
        </w:tc>
      </w:tr>
    </w:tbl>
    <w:p w14:paraId="0C1CAB4A" w14:textId="77777777" w:rsidR="00A10559" w:rsidRPr="000F6592" w:rsidRDefault="00A10559" w:rsidP="00114452">
      <w:pPr>
        <w:pStyle w:val="Pieddepage"/>
        <w:rPr>
          <w:sz w:val="2"/>
          <w:szCs w:val="2"/>
        </w:rPr>
        <w:sectPr w:rsidR="00A10559" w:rsidRPr="000F6592" w:rsidSect="00114452">
          <w:headerReference w:type="default" r:id="rId15"/>
          <w:footerReference w:type="default" r:id="rId16"/>
          <w:headerReference w:type="first" r:id="rId17"/>
          <w:footerReference w:type="first" r:id="rId18"/>
          <w:pgSz w:w="11906" w:h="16838" w:code="9"/>
          <w:pgMar w:top="1701" w:right="794" w:bottom="1701" w:left="794" w:header="567" w:footer="454" w:gutter="0"/>
          <w:cols w:space="708"/>
          <w:titlePg/>
          <w:docGrid w:linePitch="360"/>
        </w:sectPr>
      </w:pPr>
    </w:p>
    <w:p w14:paraId="42E3E204" w14:textId="77777777" w:rsidR="00114452" w:rsidRPr="000F6592" w:rsidRDefault="00114452" w:rsidP="00114452">
      <w:pPr>
        <w:pStyle w:val="Pieddepage"/>
        <w:rPr>
          <w:sz w:val="2"/>
          <w:szCs w:val="2"/>
        </w:rPr>
      </w:pPr>
    </w:p>
    <w:p w14:paraId="3B628CC5" w14:textId="77777777" w:rsidR="00E73B13" w:rsidRPr="000F6592" w:rsidRDefault="00E813EC" w:rsidP="00A10559">
      <w:pPr>
        <w:spacing w:after="480"/>
        <w:jc w:val="left"/>
        <w:rPr>
          <w:caps/>
          <w:color w:val="005EB8" w:themeColor="background2"/>
          <w:sz w:val="40"/>
          <w:szCs w:val="40"/>
        </w:rPr>
      </w:pPr>
      <w:r w:rsidRPr="000F6592">
        <w:rPr>
          <w:caps/>
          <w:color w:val="005EB8" w:themeColor="background2"/>
          <w:sz w:val="40"/>
          <w:szCs w:val="40"/>
        </w:rPr>
        <w:t>SOMMAIRE</w:t>
      </w:r>
    </w:p>
    <w:p w14:paraId="2EA68840" w14:textId="77C67A64" w:rsidR="00304FB2" w:rsidRPr="000F6592" w:rsidRDefault="000A3B12">
      <w:pPr>
        <w:pStyle w:val="TM1"/>
        <w:rPr>
          <w:rFonts w:asciiTheme="minorHAnsi" w:eastAsiaTheme="minorEastAsia" w:hAnsiTheme="minorHAnsi" w:cstheme="minorBidi"/>
          <w:b w:val="0"/>
          <w:color w:val="auto"/>
          <w:kern w:val="2"/>
          <w:szCs w:val="24"/>
          <w14:ligatures w14:val="standardContextual"/>
        </w:rPr>
      </w:pPr>
      <w:r w:rsidRPr="000F6592">
        <w:fldChar w:fldCharType="begin"/>
      </w:r>
      <w:r w:rsidR="00631ABE" w:rsidRPr="000F6592">
        <w:instrText xml:space="preserve"> TOC \o "1-4" \h \z \u </w:instrText>
      </w:r>
      <w:r w:rsidRPr="000F6592">
        <w:fldChar w:fldCharType="separate"/>
      </w:r>
      <w:hyperlink w:anchor="_Toc238643788" w:history="1">
        <w:r w:rsidR="00304FB2" w:rsidRPr="000F6592">
          <w:rPr>
            <w:rStyle w:val="Lienhypertexte"/>
            <w:rFonts w:ascii="Calibri" w:hAnsi="Calibri"/>
            <w:bCs/>
          </w:rPr>
          <w:t>1.</w:t>
        </w:r>
        <w:r w:rsidR="00304FB2" w:rsidRPr="000F6592">
          <w:rPr>
            <w:rFonts w:asciiTheme="minorHAnsi" w:eastAsiaTheme="minorEastAsia" w:hAnsiTheme="minorHAnsi" w:cstheme="minorBidi"/>
            <w:b w:val="0"/>
            <w:color w:val="auto"/>
            <w:kern w:val="2"/>
            <w:szCs w:val="24"/>
            <w14:ligatures w14:val="standardContextual"/>
          </w:rPr>
          <w:tab/>
        </w:r>
        <w:r w:rsidR="00304FB2" w:rsidRPr="000F6592">
          <w:rPr>
            <w:rStyle w:val="Lienhypertexte"/>
          </w:rPr>
          <w:t>Objet du document</w:t>
        </w:r>
        <w:r w:rsidR="00304FB2" w:rsidRPr="000F6592">
          <w:rPr>
            <w:webHidden/>
          </w:rPr>
          <w:tab/>
        </w:r>
        <w:r w:rsidR="00304FB2" w:rsidRPr="000F6592">
          <w:rPr>
            <w:webHidden/>
          </w:rPr>
          <w:fldChar w:fldCharType="begin"/>
        </w:r>
        <w:r w:rsidR="00304FB2" w:rsidRPr="000F6592">
          <w:rPr>
            <w:webHidden/>
          </w:rPr>
          <w:instrText xml:space="preserve"> PAGEREF _Toc238643788 \h </w:instrText>
        </w:r>
        <w:r w:rsidR="00304FB2" w:rsidRPr="000F6592">
          <w:rPr>
            <w:webHidden/>
          </w:rPr>
        </w:r>
        <w:r w:rsidR="00304FB2" w:rsidRPr="000F6592">
          <w:rPr>
            <w:webHidden/>
          </w:rPr>
          <w:fldChar w:fldCharType="separate"/>
        </w:r>
        <w:r w:rsidR="00304FB2" w:rsidRPr="000F6592">
          <w:rPr>
            <w:webHidden/>
          </w:rPr>
          <w:t>3</w:t>
        </w:r>
        <w:r w:rsidR="00304FB2" w:rsidRPr="000F6592">
          <w:rPr>
            <w:webHidden/>
          </w:rPr>
          <w:fldChar w:fldCharType="end"/>
        </w:r>
      </w:hyperlink>
    </w:p>
    <w:p w14:paraId="45C5D6D7" w14:textId="33E3916E" w:rsidR="00304FB2" w:rsidRPr="000F6592" w:rsidRDefault="00304FB2">
      <w:pPr>
        <w:pStyle w:val="TM1"/>
        <w:rPr>
          <w:rFonts w:asciiTheme="minorHAnsi" w:eastAsiaTheme="minorEastAsia" w:hAnsiTheme="minorHAnsi" w:cstheme="minorBidi"/>
          <w:b w:val="0"/>
          <w:color w:val="auto"/>
          <w:kern w:val="2"/>
          <w:szCs w:val="24"/>
          <w14:ligatures w14:val="standardContextual"/>
        </w:rPr>
      </w:pPr>
      <w:hyperlink w:anchor="_Toc238643789" w:history="1">
        <w:r w:rsidRPr="000F6592">
          <w:rPr>
            <w:rStyle w:val="Lienhypertexte"/>
            <w:rFonts w:ascii="Calibri" w:hAnsi="Calibri"/>
            <w:bCs/>
          </w:rPr>
          <w:t>2.</w:t>
        </w:r>
        <w:r w:rsidRPr="000F6592">
          <w:rPr>
            <w:rFonts w:asciiTheme="minorHAnsi" w:eastAsiaTheme="minorEastAsia" w:hAnsiTheme="minorHAnsi" w:cstheme="minorBidi"/>
            <w:b w:val="0"/>
            <w:color w:val="auto"/>
            <w:kern w:val="2"/>
            <w:szCs w:val="24"/>
            <w14:ligatures w14:val="standardContextual"/>
          </w:rPr>
          <w:tab/>
        </w:r>
        <w:r w:rsidRPr="000F6592">
          <w:rPr>
            <w:rStyle w:val="Lienhypertexte"/>
          </w:rPr>
          <w:t>Périmètre et contexte d’intervention</w:t>
        </w:r>
        <w:r w:rsidRPr="000F6592">
          <w:rPr>
            <w:webHidden/>
          </w:rPr>
          <w:tab/>
        </w:r>
        <w:r w:rsidRPr="000F6592">
          <w:rPr>
            <w:webHidden/>
          </w:rPr>
          <w:fldChar w:fldCharType="begin"/>
        </w:r>
        <w:r w:rsidRPr="000F6592">
          <w:rPr>
            <w:webHidden/>
          </w:rPr>
          <w:instrText xml:space="preserve"> PAGEREF _Toc238643789 \h </w:instrText>
        </w:r>
        <w:r w:rsidRPr="000F6592">
          <w:rPr>
            <w:webHidden/>
          </w:rPr>
        </w:r>
        <w:r w:rsidRPr="000F6592">
          <w:rPr>
            <w:webHidden/>
          </w:rPr>
          <w:fldChar w:fldCharType="separate"/>
        </w:r>
        <w:r w:rsidRPr="000F6592">
          <w:rPr>
            <w:webHidden/>
          </w:rPr>
          <w:t>3</w:t>
        </w:r>
        <w:r w:rsidRPr="000F6592">
          <w:rPr>
            <w:webHidden/>
          </w:rPr>
          <w:fldChar w:fldCharType="end"/>
        </w:r>
      </w:hyperlink>
    </w:p>
    <w:p w14:paraId="51CFDCE8" w14:textId="3E6D612C" w:rsidR="00304FB2" w:rsidRPr="000F6592" w:rsidRDefault="00304FB2">
      <w:pPr>
        <w:pStyle w:val="TM1"/>
        <w:rPr>
          <w:rFonts w:asciiTheme="minorHAnsi" w:eastAsiaTheme="minorEastAsia" w:hAnsiTheme="minorHAnsi" w:cstheme="minorBidi"/>
          <w:b w:val="0"/>
          <w:color w:val="auto"/>
          <w:kern w:val="2"/>
          <w:szCs w:val="24"/>
          <w14:ligatures w14:val="standardContextual"/>
        </w:rPr>
      </w:pPr>
      <w:hyperlink w:anchor="_Toc238643790" w:history="1">
        <w:r w:rsidRPr="000F6592">
          <w:rPr>
            <w:rStyle w:val="Lienhypertexte"/>
            <w:rFonts w:ascii="Calibri" w:hAnsi="Calibri"/>
            <w:bCs/>
          </w:rPr>
          <w:t>3.</w:t>
        </w:r>
        <w:r w:rsidRPr="000F6592">
          <w:rPr>
            <w:rFonts w:asciiTheme="minorHAnsi" w:eastAsiaTheme="minorEastAsia" w:hAnsiTheme="minorHAnsi" w:cstheme="minorBidi"/>
            <w:b w:val="0"/>
            <w:color w:val="auto"/>
            <w:kern w:val="2"/>
            <w:szCs w:val="24"/>
            <w14:ligatures w14:val="standardContextual"/>
          </w:rPr>
          <w:tab/>
        </w:r>
        <w:r w:rsidRPr="000F6592">
          <w:rPr>
            <w:rStyle w:val="Lienhypertexte"/>
          </w:rPr>
          <w:t>Description de la prestation demandée</w:t>
        </w:r>
        <w:r w:rsidRPr="000F6592">
          <w:rPr>
            <w:webHidden/>
          </w:rPr>
          <w:tab/>
        </w:r>
        <w:r w:rsidRPr="000F6592">
          <w:rPr>
            <w:webHidden/>
          </w:rPr>
          <w:fldChar w:fldCharType="begin"/>
        </w:r>
        <w:r w:rsidRPr="000F6592">
          <w:rPr>
            <w:webHidden/>
          </w:rPr>
          <w:instrText xml:space="preserve"> PAGEREF _Toc238643790 \h </w:instrText>
        </w:r>
        <w:r w:rsidRPr="000F6592">
          <w:rPr>
            <w:webHidden/>
          </w:rPr>
        </w:r>
        <w:r w:rsidRPr="000F6592">
          <w:rPr>
            <w:webHidden/>
          </w:rPr>
          <w:fldChar w:fldCharType="separate"/>
        </w:r>
        <w:r w:rsidRPr="000F6592">
          <w:rPr>
            <w:webHidden/>
          </w:rPr>
          <w:t>3</w:t>
        </w:r>
        <w:r w:rsidRPr="000F6592">
          <w:rPr>
            <w:webHidden/>
          </w:rPr>
          <w:fldChar w:fldCharType="end"/>
        </w:r>
      </w:hyperlink>
    </w:p>
    <w:p w14:paraId="2E5A9237" w14:textId="74BAA644" w:rsidR="00304FB2" w:rsidRPr="000F6592" w:rsidRDefault="00304FB2">
      <w:pPr>
        <w:pStyle w:val="TM1"/>
        <w:rPr>
          <w:rFonts w:asciiTheme="minorHAnsi" w:eastAsiaTheme="minorEastAsia" w:hAnsiTheme="minorHAnsi" w:cstheme="minorBidi"/>
          <w:b w:val="0"/>
          <w:color w:val="auto"/>
          <w:kern w:val="2"/>
          <w:szCs w:val="24"/>
          <w14:ligatures w14:val="standardContextual"/>
        </w:rPr>
      </w:pPr>
      <w:hyperlink w:anchor="_Toc238643791" w:history="1">
        <w:r w:rsidRPr="000F6592">
          <w:rPr>
            <w:rStyle w:val="Lienhypertexte"/>
            <w:rFonts w:ascii="Calibri" w:hAnsi="Calibri"/>
            <w:bCs/>
          </w:rPr>
          <w:t>4.</w:t>
        </w:r>
        <w:r w:rsidRPr="000F6592">
          <w:rPr>
            <w:rFonts w:asciiTheme="minorHAnsi" w:eastAsiaTheme="minorEastAsia" w:hAnsiTheme="minorHAnsi" w:cstheme="minorBidi"/>
            <w:b w:val="0"/>
            <w:color w:val="auto"/>
            <w:kern w:val="2"/>
            <w:szCs w:val="24"/>
            <w14:ligatures w14:val="standardContextual"/>
          </w:rPr>
          <w:tab/>
        </w:r>
        <w:r w:rsidRPr="000F6592">
          <w:rPr>
            <w:rStyle w:val="Lienhypertexte"/>
          </w:rPr>
          <w:t>Compétences requises</w:t>
        </w:r>
        <w:r w:rsidRPr="000F6592">
          <w:rPr>
            <w:webHidden/>
          </w:rPr>
          <w:tab/>
        </w:r>
        <w:r w:rsidRPr="000F6592">
          <w:rPr>
            <w:webHidden/>
          </w:rPr>
          <w:fldChar w:fldCharType="begin"/>
        </w:r>
        <w:r w:rsidRPr="000F6592">
          <w:rPr>
            <w:webHidden/>
          </w:rPr>
          <w:instrText xml:space="preserve"> PAGEREF _Toc238643791 \h </w:instrText>
        </w:r>
        <w:r w:rsidRPr="000F6592">
          <w:rPr>
            <w:webHidden/>
          </w:rPr>
        </w:r>
        <w:r w:rsidRPr="000F6592">
          <w:rPr>
            <w:webHidden/>
          </w:rPr>
          <w:fldChar w:fldCharType="separate"/>
        </w:r>
        <w:r w:rsidRPr="000F6592">
          <w:rPr>
            <w:webHidden/>
          </w:rPr>
          <w:t>6</w:t>
        </w:r>
        <w:r w:rsidRPr="000F6592">
          <w:rPr>
            <w:webHidden/>
          </w:rPr>
          <w:fldChar w:fldCharType="end"/>
        </w:r>
      </w:hyperlink>
    </w:p>
    <w:p w14:paraId="63A80AF7" w14:textId="2E161BCA" w:rsidR="00304FB2" w:rsidRPr="000F6592" w:rsidRDefault="00304FB2">
      <w:pPr>
        <w:pStyle w:val="TM1"/>
        <w:rPr>
          <w:rFonts w:asciiTheme="minorHAnsi" w:eastAsiaTheme="minorEastAsia" w:hAnsiTheme="minorHAnsi" w:cstheme="minorBidi"/>
          <w:b w:val="0"/>
          <w:color w:val="auto"/>
          <w:kern w:val="2"/>
          <w:szCs w:val="24"/>
          <w14:ligatures w14:val="standardContextual"/>
        </w:rPr>
      </w:pPr>
      <w:hyperlink w:anchor="_Toc238643792" w:history="1">
        <w:r w:rsidRPr="000F6592">
          <w:rPr>
            <w:rStyle w:val="Lienhypertexte"/>
            <w:rFonts w:ascii="Calibri" w:hAnsi="Calibri"/>
            <w:bCs/>
          </w:rPr>
          <w:t>5.</w:t>
        </w:r>
        <w:r w:rsidRPr="000F6592">
          <w:rPr>
            <w:rFonts w:asciiTheme="minorHAnsi" w:eastAsiaTheme="minorEastAsia" w:hAnsiTheme="minorHAnsi" w:cstheme="minorBidi"/>
            <w:b w:val="0"/>
            <w:color w:val="auto"/>
            <w:kern w:val="2"/>
            <w:szCs w:val="24"/>
            <w14:ligatures w14:val="standardContextual"/>
          </w:rPr>
          <w:tab/>
        </w:r>
        <w:r w:rsidRPr="000F6592">
          <w:rPr>
            <w:rStyle w:val="Lienhypertexte"/>
          </w:rPr>
          <w:t>Présentation du/des profil(s) - CVs</w:t>
        </w:r>
        <w:r w:rsidRPr="000F6592">
          <w:rPr>
            <w:webHidden/>
          </w:rPr>
          <w:tab/>
        </w:r>
        <w:r w:rsidRPr="000F6592">
          <w:rPr>
            <w:webHidden/>
          </w:rPr>
          <w:fldChar w:fldCharType="begin"/>
        </w:r>
        <w:r w:rsidRPr="000F6592">
          <w:rPr>
            <w:webHidden/>
          </w:rPr>
          <w:instrText xml:space="preserve"> PAGEREF _Toc238643792 \h </w:instrText>
        </w:r>
        <w:r w:rsidRPr="000F6592">
          <w:rPr>
            <w:webHidden/>
          </w:rPr>
        </w:r>
        <w:r w:rsidRPr="000F6592">
          <w:rPr>
            <w:webHidden/>
          </w:rPr>
          <w:fldChar w:fldCharType="separate"/>
        </w:r>
        <w:r w:rsidRPr="000F6592">
          <w:rPr>
            <w:webHidden/>
          </w:rPr>
          <w:t>8</w:t>
        </w:r>
        <w:r w:rsidRPr="000F6592">
          <w:rPr>
            <w:webHidden/>
          </w:rPr>
          <w:fldChar w:fldCharType="end"/>
        </w:r>
      </w:hyperlink>
    </w:p>
    <w:p w14:paraId="0B561D0C" w14:textId="40B98E68" w:rsidR="009A301A" w:rsidRPr="000F6592" w:rsidRDefault="000A3B12" w:rsidP="009A301A">
      <w:pPr>
        <w:sectPr w:rsidR="009A301A" w:rsidRPr="000F6592" w:rsidSect="00A10559">
          <w:headerReference w:type="first" r:id="rId19"/>
          <w:pgSz w:w="11906" w:h="16838" w:code="9"/>
          <w:pgMar w:top="1701" w:right="794" w:bottom="1701" w:left="794" w:header="567" w:footer="454" w:gutter="0"/>
          <w:cols w:space="708"/>
          <w:docGrid w:linePitch="360"/>
        </w:sectPr>
      </w:pPr>
      <w:r w:rsidRPr="000F6592">
        <w:fldChar w:fldCharType="end"/>
      </w:r>
    </w:p>
    <w:p w14:paraId="39EED7ED" w14:textId="1B67AA1A" w:rsidR="00A649BA" w:rsidRPr="000F6592" w:rsidRDefault="00F42609" w:rsidP="009A301A">
      <w:pPr>
        <w:pStyle w:val="STitre1"/>
      </w:pPr>
      <w:bookmarkStart w:id="0" w:name="_Toc238643788"/>
      <w:bookmarkStart w:id="1" w:name="_Toc186271357"/>
      <w:bookmarkStart w:id="2" w:name="_Toc210807849"/>
      <w:bookmarkStart w:id="3" w:name="_Toc213231554"/>
      <w:bookmarkStart w:id="4" w:name="_Toc214427853"/>
      <w:bookmarkStart w:id="5" w:name="_Toc251925007"/>
      <w:bookmarkStart w:id="6" w:name="_Toc338844590"/>
      <w:bookmarkStart w:id="7" w:name="_Toc412468476"/>
      <w:bookmarkStart w:id="8" w:name="_Toc186271354"/>
      <w:bookmarkStart w:id="9" w:name="_Toc497379596"/>
      <w:r w:rsidRPr="000F6592">
        <w:lastRenderedPageBreak/>
        <w:t>Objet du document</w:t>
      </w:r>
      <w:bookmarkEnd w:id="0"/>
    </w:p>
    <w:p w14:paraId="7DB50396" w14:textId="77777777" w:rsidR="00F42609" w:rsidRPr="000F6592" w:rsidRDefault="00F42609" w:rsidP="00E16717">
      <w:pPr>
        <w:ind w:left="426"/>
        <w:rPr>
          <w:shd w:val="clear" w:color="auto" w:fill="FFFFFF"/>
        </w:rPr>
      </w:pPr>
    </w:p>
    <w:p w14:paraId="22AB7A3D" w14:textId="12D9E784" w:rsidR="00F42609" w:rsidRPr="000F6592" w:rsidRDefault="00F42609" w:rsidP="00F42609">
      <w:pPr>
        <w:ind w:left="426"/>
        <w:rPr>
          <w:shd w:val="clear" w:color="auto" w:fill="FFFFFF"/>
        </w:rPr>
      </w:pPr>
      <w:r w:rsidRPr="000F6592">
        <w:rPr>
          <w:shd w:val="clear" w:color="auto" w:fill="FFFFFF"/>
        </w:rPr>
        <w:t xml:space="preserve">Ce document </w:t>
      </w:r>
      <w:r w:rsidRPr="00082017">
        <w:rPr>
          <w:b/>
          <w:bCs/>
          <w:shd w:val="clear" w:color="auto" w:fill="FFFFFF"/>
        </w:rPr>
        <w:t xml:space="preserve">présente </w:t>
      </w:r>
      <w:r w:rsidR="00B75520" w:rsidRPr="00082017">
        <w:rPr>
          <w:b/>
          <w:bCs/>
          <w:shd w:val="clear" w:color="auto" w:fill="FFFFFF"/>
        </w:rPr>
        <w:t xml:space="preserve">la réponse de Yélé Consulting </w:t>
      </w:r>
      <w:r w:rsidR="00082017" w:rsidRPr="00082017">
        <w:rPr>
          <w:b/>
          <w:bCs/>
          <w:shd w:val="clear" w:color="auto" w:fill="FFFFFF"/>
        </w:rPr>
        <w:t xml:space="preserve">à </w:t>
      </w:r>
      <w:r w:rsidRPr="00082017">
        <w:rPr>
          <w:b/>
          <w:bCs/>
          <w:shd w:val="clear" w:color="auto" w:fill="FFFFFF"/>
        </w:rPr>
        <w:t>ENEDIS</w:t>
      </w:r>
      <w:r w:rsidRPr="000F6592">
        <w:rPr>
          <w:shd w:val="clear" w:color="auto" w:fill="FFFFFF"/>
        </w:rPr>
        <w:t xml:space="preserve"> pour la prestation </w:t>
      </w:r>
      <w:r w:rsidR="003331FF" w:rsidRPr="00082017">
        <w:rPr>
          <w:b/>
          <w:bCs/>
          <w:shd w:val="clear" w:color="auto" w:fill="FFFFFF"/>
        </w:rPr>
        <w:t>Expert en IA</w:t>
      </w:r>
      <w:r w:rsidRPr="000F6592">
        <w:rPr>
          <w:shd w:val="clear" w:color="auto" w:fill="FFFFFF"/>
        </w:rPr>
        <w:t xml:space="preserve"> pour le département </w:t>
      </w:r>
      <w:r w:rsidRPr="00082017">
        <w:rPr>
          <w:b/>
          <w:bCs/>
          <w:shd w:val="clear" w:color="auto" w:fill="FFFFFF"/>
        </w:rPr>
        <w:t>conduit</w:t>
      </w:r>
      <w:r w:rsidR="00082017" w:rsidRPr="00082017">
        <w:rPr>
          <w:b/>
          <w:bCs/>
          <w:shd w:val="clear" w:color="auto" w:fill="FFFFFF"/>
        </w:rPr>
        <w:t>e</w:t>
      </w:r>
      <w:r w:rsidRPr="00082017">
        <w:rPr>
          <w:b/>
          <w:bCs/>
          <w:shd w:val="clear" w:color="auto" w:fill="FFFFFF"/>
        </w:rPr>
        <w:t xml:space="preserve"> de la direction technique</w:t>
      </w:r>
      <w:r w:rsidR="00082017">
        <w:rPr>
          <w:b/>
          <w:bCs/>
          <w:shd w:val="clear" w:color="auto" w:fill="FFFFFF"/>
        </w:rPr>
        <w:t xml:space="preserve">. </w:t>
      </w:r>
    </w:p>
    <w:p w14:paraId="08E6B60D" w14:textId="733230F8" w:rsidR="00F42609" w:rsidRPr="000F6592" w:rsidRDefault="00F42609" w:rsidP="00F42609">
      <w:pPr>
        <w:ind w:left="426"/>
        <w:rPr>
          <w:shd w:val="clear" w:color="auto" w:fill="FFFFFF"/>
        </w:rPr>
      </w:pPr>
      <w:r w:rsidRPr="000F6592">
        <w:rPr>
          <w:shd w:val="clear" w:color="auto" w:fill="FFFFFF"/>
        </w:rPr>
        <w:t>Il est applicable dans le cadre défini du marché pour le SI conduite de la Direction Technique d’ENEDIS- GTAR</w:t>
      </w:r>
    </w:p>
    <w:p w14:paraId="3A64E97B" w14:textId="77777777" w:rsidR="00F42609" w:rsidRPr="000F6592" w:rsidRDefault="00F42609" w:rsidP="00F42609">
      <w:pPr>
        <w:ind w:left="426"/>
        <w:rPr>
          <w:shd w:val="clear" w:color="auto" w:fill="FFFFFF"/>
        </w:rPr>
      </w:pPr>
      <w:r w:rsidRPr="000F6592">
        <w:rPr>
          <w:shd w:val="clear" w:color="auto" w:fill="FFFFFF"/>
        </w:rPr>
        <w:t>L’ordre d’application des pièces contractuelles est défini à l’article 6 des CPA.</w:t>
      </w:r>
    </w:p>
    <w:p w14:paraId="2720868F" w14:textId="77777777" w:rsidR="00F42609" w:rsidRPr="000F6592" w:rsidRDefault="00F42609" w:rsidP="00F42609">
      <w:pPr>
        <w:ind w:left="426"/>
        <w:rPr>
          <w:shd w:val="clear" w:color="auto" w:fill="FFFFFF"/>
        </w:rPr>
      </w:pPr>
    </w:p>
    <w:p w14:paraId="675E9D5C" w14:textId="689E0D24" w:rsidR="00641E72" w:rsidRPr="000F6592" w:rsidRDefault="00641E72" w:rsidP="00641E72">
      <w:pPr>
        <w:pStyle w:val="STitre1"/>
      </w:pPr>
      <w:bookmarkStart w:id="10" w:name="_Toc238643789"/>
      <w:r w:rsidRPr="000F6592">
        <w:t>Périmètre et contexte d’intervention</w:t>
      </w:r>
      <w:bookmarkEnd w:id="10"/>
    </w:p>
    <w:p w14:paraId="710AA849" w14:textId="77777777" w:rsidR="00643D85" w:rsidRPr="00643D85" w:rsidRDefault="00643D85" w:rsidP="00643D85">
      <w:pPr>
        <w:ind w:left="426"/>
        <w:rPr>
          <w:shd w:val="clear" w:color="auto" w:fill="FFFFFF"/>
        </w:rPr>
      </w:pPr>
      <w:r w:rsidRPr="00643D85">
        <w:rPr>
          <w:shd w:val="clear" w:color="auto" w:fill="FFFFFF"/>
        </w:rPr>
        <w:t>Le secteur de l’électricité connaît </w:t>
      </w:r>
      <w:r w:rsidRPr="00643D85">
        <w:rPr>
          <w:b/>
          <w:bCs/>
          <w:shd w:val="clear" w:color="auto" w:fill="FFFFFF"/>
        </w:rPr>
        <w:t>une transformation majeure</w:t>
      </w:r>
      <w:r w:rsidRPr="00643D85">
        <w:rPr>
          <w:shd w:val="clear" w:color="auto" w:fill="FFFFFF"/>
        </w:rPr>
        <w:t> : évolution des comportements de consommation, électrification croissante des usages résidentiels, industriels et tertiaires, décarbonation du mix énergétique grâce à l’intégration accrue des énergies renouvelables (EnR) sur les réseaux publics de distribution (RPD) et de transport (RPT), ainsi que déploiement massif des compteurs intelligents. </w:t>
      </w:r>
    </w:p>
    <w:p w14:paraId="40E6F9D9" w14:textId="77777777" w:rsidR="00643D85" w:rsidRPr="00643D85" w:rsidRDefault="00643D85" w:rsidP="00643D85">
      <w:pPr>
        <w:ind w:left="426"/>
        <w:rPr>
          <w:shd w:val="clear" w:color="auto" w:fill="FFFFFF"/>
        </w:rPr>
      </w:pPr>
      <w:r w:rsidRPr="00643D85">
        <w:rPr>
          <w:b/>
          <w:bCs/>
          <w:shd w:val="clear" w:color="auto" w:fill="FFFFFF"/>
        </w:rPr>
        <w:t>Enedis</w:t>
      </w:r>
      <w:r w:rsidRPr="00643D85">
        <w:rPr>
          <w:shd w:val="clear" w:color="auto" w:fill="FFFFFF"/>
        </w:rPr>
        <w:t>, principal gestionnaire du réseau public de distribution d’électricité en France, joue un rôle central dans cette transition énergétique des territoires, dans un environnement politique et réglementaire en constante évolution. </w:t>
      </w:r>
    </w:p>
    <w:p w14:paraId="780BC116" w14:textId="77777777" w:rsidR="00643D85" w:rsidRPr="00643D85" w:rsidRDefault="00643D85" w:rsidP="00643D85">
      <w:pPr>
        <w:ind w:left="426"/>
        <w:rPr>
          <w:shd w:val="clear" w:color="auto" w:fill="FFFFFF"/>
        </w:rPr>
      </w:pPr>
      <w:r w:rsidRPr="00643D85">
        <w:rPr>
          <w:shd w:val="clear" w:color="auto" w:fill="FFFFFF"/>
        </w:rPr>
        <w:t>Au sein d’Enedis, </w:t>
      </w:r>
      <w:r w:rsidRPr="00643D85">
        <w:rPr>
          <w:b/>
          <w:bCs/>
          <w:shd w:val="clear" w:color="auto" w:fill="FFFFFF"/>
        </w:rPr>
        <w:t>la conduite constitue un maillon essentiel pour accompagner ces transformations</w:t>
      </w:r>
      <w:r w:rsidRPr="00643D85">
        <w:rPr>
          <w:shd w:val="clear" w:color="auto" w:fill="FFFFFF"/>
        </w:rPr>
        <w:t>. Elle vise notamment à garantir en permanence la continuité d’alimentation et la qualité de fourniture d’électricité aux utilisateurs du réseau HTA, à assurer la sécurité des intervenants et à contribuer, en coordination avec RTE, à la sûreté du système électrique. Ces missions sont assurées par </w:t>
      </w:r>
      <w:r w:rsidRPr="00643D85">
        <w:rPr>
          <w:b/>
          <w:bCs/>
          <w:shd w:val="clear" w:color="auto" w:fill="FFFFFF"/>
        </w:rPr>
        <w:t>les Agences de Conduite Régionales (ACR)</w:t>
      </w:r>
      <w:r w:rsidRPr="00643D85">
        <w:rPr>
          <w:shd w:val="clear" w:color="auto" w:fill="FFFFFF"/>
        </w:rPr>
        <w:t>, réparties sur l’ensemble du territoire et appuyées par le Département Conduite de la Direction Technique. </w:t>
      </w:r>
    </w:p>
    <w:p w14:paraId="75FB5F3A" w14:textId="77777777" w:rsidR="00643D85" w:rsidRPr="00643D85" w:rsidRDefault="00643D85" w:rsidP="00643D85">
      <w:pPr>
        <w:ind w:left="426"/>
        <w:rPr>
          <w:shd w:val="clear" w:color="auto" w:fill="FFFFFF"/>
        </w:rPr>
      </w:pPr>
      <w:r w:rsidRPr="00643D85">
        <w:rPr>
          <w:b/>
          <w:bCs/>
          <w:shd w:val="clear" w:color="auto" w:fill="FFFFFF"/>
        </w:rPr>
        <w:t>Le Département Conduite</w:t>
      </w:r>
      <w:r w:rsidRPr="00643D85">
        <w:rPr>
          <w:shd w:val="clear" w:color="auto" w:fill="FFFFFF"/>
        </w:rPr>
        <w:t> assure la maîtrise d’ouvrage des activités liées au métier de la conduite : définition des processus et des prescriptions, identification et cadrage des besoins en outils de systèmes d’information (SI), en cohérence avec les évolutions et transformations du métier. </w:t>
      </w:r>
    </w:p>
    <w:p w14:paraId="47812630" w14:textId="77777777" w:rsidR="00643D85" w:rsidRPr="00643D85" w:rsidRDefault="00643D85" w:rsidP="00643D85">
      <w:pPr>
        <w:ind w:left="426"/>
        <w:rPr>
          <w:shd w:val="clear" w:color="auto" w:fill="FFFFFF"/>
        </w:rPr>
      </w:pPr>
      <w:r w:rsidRPr="00643D85">
        <w:rPr>
          <w:shd w:val="clear" w:color="auto" w:fill="FFFFFF"/>
        </w:rPr>
        <w:t>Par ailleurs, le Département Conduite intègre également une entité de maîtrise d’œuvre SI industriel, le </w:t>
      </w:r>
      <w:r w:rsidRPr="00643D85">
        <w:rPr>
          <w:b/>
          <w:bCs/>
          <w:shd w:val="clear" w:color="auto" w:fill="FFFFFF"/>
        </w:rPr>
        <w:t>Groupe Téléconduite et Automatisation des Réseaux (GTAR).</w:t>
      </w:r>
      <w:r w:rsidRPr="00643D85">
        <w:rPr>
          <w:shd w:val="clear" w:color="auto" w:fill="FFFFFF"/>
        </w:rPr>
        <w:t> Celui-ci est en charge du développement des outils SI de la conduite, de leurs évolutions et de leur maintien en condition opérationnelle, ainsi que du déploiement des infrastructures et des processus garantissant un appui technique continu auprès des ACR. </w:t>
      </w:r>
    </w:p>
    <w:p w14:paraId="40A2CB7D" w14:textId="77777777" w:rsidR="00643D85" w:rsidRPr="00643D85" w:rsidRDefault="00643D85" w:rsidP="00643D85">
      <w:pPr>
        <w:ind w:left="426"/>
        <w:rPr>
          <w:shd w:val="clear" w:color="auto" w:fill="FFFFFF"/>
        </w:rPr>
      </w:pPr>
      <w:r w:rsidRPr="00643D85">
        <w:rPr>
          <w:shd w:val="clear" w:color="auto" w:fill="FFFFFF"/>
        </w:rPr>
        <w:t>Enfin, le Département Conduite, en lien avec la Direction de l’Entreprise, a lancé </w:t>
      </w:r>
      <w:r w:rsidRPr="00643D85">
        <w:rPr>
          <w:b/>
          <w:bCs/>
          <w:shd w:val="clear" w:color="auto" w:fill="FFFFFF"/>
        </w:rPr>
        <w:t>le programme Oxygène (Optimisation de la Conduite du Système de Distribution pour Gagner en Efficacité et Répondre aux Nouvelles Exigens).</w:t>
      </w:r>
      <w:r w:rsidRPr="00643D85">
        <w:rPr>
          <w:shd w:val="clear" w:color="auto" w:fill="FFFFFF"/>
        </w:rPr>
        <w:t> Ce programme vise à relever les nouveaux défis du système électrique français et européen et à renforcer la position d’Enedis en tant qu’acteur de référence. </w:t>
      </w:r>
    </w:p>
    <w:p w14:paraId="40656243" w14:textId="77777777" w:rsidR="00643D85" w:rsidRPr="00643D85" w:rsidRDefault="00643D85" w:rsidP="00643D85">
      <w:pPr>
        <w:ind w:left="426"/>
        <w:rPr>
          <w:shd w:val="clear" w:color="auto" w:fill="FFFFFF"/>
        </w:rPr>
      </w:pPr>
      <w:r w:rsidRPr="00643D85">
        <w:rPr>
          <w:b/>
          <w:bCs/>
          <w:shd w:val="clear" w:color="auto" w:fill="FFFFFF"/>
        </w:rPr>
        <w:t>Le programme Oxygène a pour ambition de transformer à la fois le métier et les outils de conduite du réseau d’Enedis</w:t>
      </w:r>
      <w:r w:rsidRPr="00643D85">
        <w:rPr>
          <w:shd w:val="clear" w:color="auto" w:fill="FFFFFF"/>
        </w:rPr>
        <w:t>. Il vise à pérenniser et moderniser les systèmes de gestion des flux et des incidents, à harmoniser les pratiques et les processus au sein de l’ensemble des Agences de Conduite Régionales (ACR), à garantir le maintien et le développement des compétences, ainsi qu’à renforcer l’automatisation industrielle du réseau HTA, tout en préservant un haut niveau de performance au sein du métier de la conduite </w:t>
      </w:r>
    </w:p>
    <w:p w14:paraId="0C7774BE" w14:textId="77777777" w:rsidR="00643D85" w:rsidRPr="00643D85" w:rsidRDefault="00643D85" w:rsidP="00643D85">
      <w:pPr>
        <w:ind w:left="426"/>
        <w:rPr>
          <w:shd w:val="clear" w:color="auto" w:fill="FFFFFF"/>
        </w:rPr>
      </w:pPr>
      <w:r w:rsidRPr="00643D85">
        <w:rPr>
          <w:shd w:val="clear" w:color="auto" w:fill="FFFFFF"/>
        </w:rPr>
        <w:t>Le programme Oxygène est structuré en plusieurs chantiers :  </w:t>
      </w:r>
    </w:p>
    <w:p w14:paraId="5DC64CAD" w14:textId="77777777" w:rsidR="00643D85" w:rsidRPr="00643D85" w:rsidRDefault="00643D85" w:rsidP="008442D2">
      <w:pPr>
        <w:numPr>
          <w:ilvl w:val="0"/>
          <w:numId w:val="8"/>
        </w:numPr>
        <w:tabs>
          <w:tab w:val="clear" w:pos="720"/>
          <w:tab w:val="num" w:pos="1068"/>
        </w:tabs>
        <w:ind w:left="1068"/>
        <w:rPr>
          <w:shd w:val="clear" w:color="auto" w:fill="FFFFFF"/>
        </w:rPr>
      </w:pPr>
      <w:r w:rsidRPr="00643D85">
        <w:rPr>
          <w:shd w:val="clear" w:color="auto" w:fill="FFFFFF"/>
        </w:rPr>
        <w:t>Chantiers fonctionnels par le Projet EOS </w:t>
      </w:r>
    </w:p>
    <w:p w14:paraId="1B7876C5" w14:textId="77777777" w:rsidR="00643D85" w:rsidRPr="00643D85" w:rsidRDefault="00643D85" w:rsidP="008442D2">
      <w:pPr>
        <w:numPr>
          <w:ilvl w:val="0"/>
          <w:numId w:val="9"/>
        </w:numPr>
        <w:tabs>
          <w:tab w:val="clear" w:pos="720"/>
          <w:tab w:val="num" w:pos="1068"/>
        </w:tabs>
        <w:ind w:left="1068"/>
        <w:rPr>
          <w:shd w:val="clear" w:color="auto" w:fill="FFFFFF"/>
        </w:rPr>
      </w:pPr>
      <w:r w:rsidRPr="00643D85">
        <w:rPr>
          <w:shd w:val="clear" w:color="auto" w:fill="FFFFFF"/>
        </w:rPr>
        <w:t>Chantier adressé par le projet Partenariat </w:t>
      </w:r>
    </w:p>
    <w:p w14:paraId="777128F2" w14:textId="77777777" w:rsidR="00643D85" w:rsidRPr="00643D85" w:rsidRDefault="00643D85" w:rsidP="008442D2">
      <w:pPr>
        <w:numPr>
          <w:ilvl w:val="0"/>
          <w:numId w:val="10"/>
        </w:numPr>
        <w:tabs>
          <w:tab w:val="clear" w:pos="720"/>
          <w:tab w:val="num" w:pos="1068"/>
        </w:tabs>
        <w:ind w:left="1068"/>
        <w:rPr>
          <w:shd w:val="clear" w:color="auto" w:fill="FFFFFF"/>
        </w:rPr>
      </w:pPr>
      <w:r w:rsidRPr="00643D85">
        <w:rPr>
          <w:shd w:val="clear" w:color="auto" w:fill="FFFFFF"/>
        </w:rPr>
        <w:t>Chantier adressé par le projet Accostage ACR Paris </w:t>
      </w:r>
    </w:p>
    <w:p w14:paraId="4B3CD3C2" w14:textId="77777777" w:rsidR="00643D85" w:rsidRPr="00643D85" w:rsidRDefault="00643D85" w:rsidP="008442D2">
      <w:pPr>
        <w:numPr>
          <w:ilvl w:val="0"/>
          <w:numId w:val="11"/>
        </w:numPr>
        <w:tabs>
          <w:tab w:val="clear" w:pos="720"/>
          <w:tab w:val="num" w:pos="1068"/>
        </w:tabs>
        <w:ind w:left="1068"/>
        <w:rPr>
          <w:shd w:val="clear" w:color="auto" w:fill="FFFFFF"/>
        </w:rPr>
      </w:pPr>
      <w:r w:rsidRPr="00643D85">
        <w:rPr>
          <w:shd w:val="clear" w:color="auto" w:fill="FFFFFF"/>
        </w:rPr>
        <w:t>Chantier adressé par le Projet Regroupement des ACR </w:t>
      </w:r>
    </w:p>
    <w:p w14:paraId="77949F73" w14:textId="77777777" w:rsidR="00643D85" w:rsidRPr="00643D85" w:rsidRDefault="00643D85" w:rsidP="008442D2">
      <w:pPr>
        <w:numPr>
          <w:ilvl w:val="0"/>
          <w:numId w:val="12"/>
        </w:numPr>
        <w:tabs>
          <w:tab w:val="clear" w:pos="720"/>
          <w:tab w:val="num" w:pos="1068"/>
        </w:tabs>
        <w:ind w:left="1068"/>
        <w:rPr>
          <w:shd w:val="clear" w:color="auto" w:fill="FFFFFF"/>
        </w:rPr>
      </w:pPr>
      <w:r w:rsidRPr="00643D85">
        <w:rPr>
          <w:shd w:val="clear" w:color="auto" w:fill="FFFFFF"/>
        </w:rPr>
        <w:t>Chantier adressé par le Projet Conformité &amp; Cybersécurité </w:t>
      </w:r>
    </w:p>
    <w:p w14:paraId="427F457F" w14:textId="77777777" w:rsidR="00F42609" w:rsidRPr="000F6592" w:rsidRDefault="00F42609" w:rsidP="00643D85">
      <w:pPr>
        <w:rPr>
          <w:shd w:val="clear" w:color="auto" w:fill="FFFFFF"/>
        </w:rPr>
      </w:pPr>
    </w:p>
    <w:p w14:paraId="77C78910" w14:textId="77777777" w:rsidR="00F42609" w:rsidRPr="000F6592" w:rsidRDefault="00F42609" w:rsidP="00F42609">
      <w:pPr>
        <w:ind w:left="426"/>
        <w:rPr>
          <w:shd w:val="clear" w:color="auto" w:fill="FFFFFF"/>
        </w:rPr>
      </w:pPr>
    </w:p>
    <w:p w14:paraId="064FA596" w14:textId="719922FB" w:rsidR="00641E72" w:rsidRPr="000F6592" w:rsidRDefault="00641E72" w:rsidP="00641E72">
      <w:pPr>
        <w:pStyle w:val="STitre1"/>
      </w:pPr>
      <w:bookmarkStart w:id="11" w:name="_Toc238643790"/>
      <w:r w:rsidRPr="000F6592">
        <w:t>Description de la prestation demandée</w:t>
      </w:r>
      <w:bookmarkEnd w:id="11"/>
    </w:p>
    <w:p w14:paraId="3890165A" w14:textId="77777777" w:rsidR="00641E72" w:rsidRPr="000F6592" w:rsidRDefault="00641E72" w:rsidP="00641E72">
      <w:pPr>
        <w:ind w:left="426"/>
        <w:rPr>
          <w:shd w:val="clear" w:color="auto" w:fill="FFFFFF"/>
        </w:rPr>
      </w:pPr>
    </w:p>
    <w:tbl>
      <w:tblPr>
        <w:tblStyle w:val="Grilledutableau"/>
        <w:tblW w:w="10126" w:type="dxa"/>
        <w:tblLook w:val="04A0" w:firstRow="1" w:lastRow="0" w:firstColumn="1" w:lastColumn="0" w:noHBand="0" w:noVBand="1"/>
      </w:tblPr>
      <w:tblGrid>
        <w:gridCol w:w="1253"/>
        <w:gridCol w:w="2274"/>
        <w:gridCol w:w="2969"/>
        <w:gridCol w:w="3630"/>
      </w:tblGrid>
      <w:tr w:rsidR="003331FF" w:rsidRPr="000F6592" w14:paraId="7B92CDDD" w14:textId="77777777" w:rsidTr="00234E1A">
        <w:trPr>
          <w:trHeight w:val="420"/>
        </w:trPr>
        <w:tc>
          <w:tcPr>
            <w:tcW w:w="1253" w:type="dxa"/>
            <w:tcBorders>
              <w:top w:val="single" w:sz="8" w:space="0" w:color="001A70"/>
              <w:left w:val="single" w:sz="8" w:space="0" w:color="001A70"/>
              <w:bottom w:val="single" w:sz="8" w:space="0" w:color="001A70"/>
              <w:right w:val="single" w:sz="8" w:space="0" w:color="001A70"/>
            </w:tcBorders>
            <w:shd w:val="clear" w:color="auto" w:fill="C5EFFF" w:themeFill="accent1" w:themeFillTint="33"/>
            <w:tcMar>
              <w:left w:w="108" w:type="dxa"/>
              <w:right w:w="108" w:type="dxa"/>
            </w:tcMar>
            <w:vAlign w:val="center"/>
          </w:tcPr>
          <w:p w14:paraId="18303AEC" w14:textId="77777777" w:rsidR="003331FF" w:rsidRPr="000F6592" w:rsidRDefault="003331FF" w:rsidP="00234E1A">
            <w:r w:rsidRPr="000F6592">
              <w:rPr>
                <w:rFonts w:eastAsia="Enedis" w:cs="Enedis"/>
                <w:b/>
                <w:bCs/>
                <w:color w:val="000000"/>
              </w:rPr>
              <w:t>ENGTIT-1</w:t>
            </w:r>
          </w:p>
        </w:tc>
        <w:tc>
          <w:tcPr>
            <w:tcW w:w="8873" w:type="dxa"/>
            <w:gridSpan w:val="3"/>
            <w:tcBorders>
              <w:top w:val="single" w:sz="8" w:space="0" w:color="001A70"/>
              <w:left w:val="single" w:sz="8" w:space="0" w:color="001A70"/>
              <w:bottom w:val="single" w:sz="8" w:space="0" w:color="001A70"/>
              <w:right w:val="single" w:sz="8" w:space="0" w:color="001A70"/>
            </w:tcBorders>
            <w:shd w:val="clear" w:color="auto" w:fill="C5EFFF" w:themeFill="accent1" w:themeFillTint="33"/>
            <w:tcMar>
              <w:left w:w="108" w:type="dxa"/>
              <w:right w:w="108" w:type="dxa"/>
            </w:tcMar>
            <w:vAlign w:val="center"/>
          </w:tcPr>
          <w:p w14:paraId="0D511B59" w14:textId="77777777" w:rsidR="003331FF" w:rsidRPr="000F6592" w:rsidRDefault="003331FF" w:rsidP="00234E1A">
            <w:r w:rsidRPr="000F6592">
              <w:rPr>
                <w:rFonts w:eastAsia="Enedis" w:cs="Enedis"/>
                <w:b/>
                <w:bCs/>
                <w:color w:val="000000"/>
              </w:rPr>
              <w:t>Le TITULAIRE s’engage la présentation des candidats après analyses techniques</w:t>
            </w:r>
          </w:p>
        </w:tc>
      </w:tr>
      <w:tr w:rsidR="003331FF" w:rsidRPr="000F6592" w14:paraId="3CE68860" w14:textId="77777777" w:rsidTr="00234E1A">
        <w:trPr>
          <w:trHeight w:val="420"/>
        </w:trPr>
        <w:tc>
          <w:tcPr>
            <w:tcW w:w="10126" w:type="dxa"/>
            <w:gridSpan w:val="4"/>
            <w:tcBorders>
              <w:top w:val="single" w:sz="8" w:space="0" w:color="001A70"/>
              <w:left w:val="single" w:sz="8" w:space="0" w:color="001A70"/>
              <w:bottom w:val="single" w:sz="8" w:space="0" w:color="001A70"/>
              <w:right w:val="single" w:sz="8" w:space="0" w:color="001A70"/>
            </w:tcBorders>
            <w:tcMar>
              <w:left w:w="108" w:type="dxa"/>
              <w:right w:w="108" w:type="dxa"/>
            </w:tcMar>
            <w:vAlign w:val="center"/>
          </w:tcPr>
          <w:p w14:paraId="30BF3888" w14:textId="090BF00C" w:rsidR="00BE21F6" w:rsidRPr="000F6592" w:rsidRDefault="00BE21F6" w:rsidP="00BE21F6">
            <w:r w:rsidRPr="000F6592">
              <w:t xml:space="preserve">Yélé Consulting s'engage à proposer et </w:t>
            </w:r>
            <w:r w:rsidR="00AB698A">
              <w:t xml:space="preserve">à </w:t>
            </w:r>
            <w:r w:rsidRPr="000F6592">
              <w:t>présenter ses candidats dont les compétences auront préalablement été validées au travers d'entretiens techniques approfondis, de vérifications de références et de l'analyse de leurs réalisations sur des missions comparables.</w:t>
            </w:r>
          </w:p>
          <w:p w14:paraId="3A17C4D2" w14:textId="0FA600F4" w:rsidR="003331FF" w:rsidRPr="000F6592" w:rsidRDefault="00BD2E92" w:rsidP="00BE21F6">
            <w:r w:rsidRPr="000F6592">
              <w:t xml:space="preserve">Yélé Consulting </w:t>
            </w:r>
            <w:r w:rsidR="00BE21F6" w:rsidRPr="000F6592">
              <w:t>garanti</w:t>
            </w:r>
            <w:r w:rsidRPr="000F6592">
              <w:t>t</w:t>
            </w:r>
            <w:r w:rsidR="00BE21F6" w:rsidRPr="000F6592">
              <w:t xml:space="preserve"> la disponibilité des candidats sélectionnés pour les entretiens et oraux prévus dans le cadre de la consultation.</w:t>
            </w:r>
          </w:p>
        </w:tc>
      </w:tr>
      <w:tr w:rsidR="003331FF" w:rsidRPr="000F6592" w14:paraId="4BFB33A7" w14:textId="77777777" w:rsidTr="00234E1A">
        <w:trPr>
          <w:trHeight w:val="300"/>
        </w:trPr>
        <w:tc>
          <w:tcPr>
            <w:tcW w:w="3527" w:type="dxa"/>
            <w:gridSpan w:val="2"/>
            <w:tcBorders>
              <w:top w:val="single" w:sz="8" w:space="0" w:color="001A70"/>
              <w:left w:val="single" w:sz="8" w:space="0" w:color="001A70"/>
              <w:bottom w:val="single" w:sz="8" w:space="0" w:color="001A70"/>
              <w:right w:val="single" w:sz="8" w:space="0" w:color="001A70"/>
            </w:tcBorders>
            <w:shd w:val="clear" w:color="auto" w:fill="C5EFFF" w:themeFill="accent1" w:themeFillTint="33"/>
            <w:tcMar>
              <w:left w:w="108" w:type="dxa"/>
              <w:right w:w="108" w:type="dxa"/>
            </w:tcMar>
          </w:tcPr>
          <w:p w14:paraId="730AADC7" w14:textId="77777777" w:rsidR="003331FF" w:rsidRPr="000F6592" w:rsidRDefault="003331FF" w:rsidP="00234E1A">
            <w:pPr>
              <w:spacing w:before="60"/>
            </w:pPr>
            <w:r w:rsidRPr="000F6592">
              <w:rPr>
                <w:rFonts w:eastAsia="Enedis" w:cs="Enedis"/>
                <w:i/>
                <w:iCs/>
                <w:color w:val="000000"/>
                <w:sz w:val="16"/>
                <w:szCs w:val="16"/>
              </w:rPr>
              <w:t xml:space="preserve"> Livrable (s) :</w:t>
            </w:r>
          </w:p>
        </w:tc>
        <w:tc>
          <w:tcPr>
            <w:tcW w:w="2969" w:type="dxa"/>
            <w:tcBorders>
              <w:top w:val="nil"/>
              <w:left w:val="nil"/>
              <w:bottom w:val="single" w:sz="8" w:space="0" w:color="001A70"/>
              <w:right w:val="single" w:sz="8" w:space="0" w:color="001A70"/>
            </w:tcBorders>
            <w:shd w:val="clear" w:color="auto" w:fill="C5EFFF" w:themeFill="accent1" w:themeFillTint="33"/>
            <w:tcMar>
              <w:left w:w="108" w:type="dxa"/>
              <w:right w:w="108" w:type="dxa"/>
            </w:tcMar>
          </w:tcPr>
          <w:p w14:paraId="7BB9A280" w14:textId="77777777" w:rsidR="003331FF" w:rsidRPr="000F6592" w:rsidRDefault="003331FF" w:rsidP="00234E1A">
            <w:pPr>
              <w:spacing w:before="60"/>
            </w:pPr>
            <w:r w:rsidRPr="000F6592">
              <w:rPr>
                <w:rFonts w:eastAsia="Enedis" w:cs="Enedis"/>
                <w:i/>
                <w:iCs/>
                <w:color w:val="000000"/>
                <w:sz w:val="16"/>
                <w:szCs w:val="16"/>
              </w:rPr>
              <w:t>Contrôle de l’atteinte des résultats :</w:t>
            </w:r>
          </w:p>
        </w:tc>
        <w:tc>
          <w:tcPr>
            <w:tcW w:w="3630" w:type="dxa"/>
            <w:tcBorders>
              <w:top w:val="nil"/>
              <w:left w:val="single" w:sz="8" w:space="0" w:color="001A70"/>
              <w:bottom w:val="single" w:sz="8" w:space="0" w:color="001A70"/>
              <w:right w:val="single" w:sz="8" w:space="0" w:color="001A70"/>
            </w:tcBorders>
            <w:shd w:val="clear" w:color="auto" w:fill="C5EFFF" w:themeFill="accent1" w:themeFillTint="33"/>
            <w:tcMar>
              <w:left w:w="108" w:type="dxa"/>
              <w:right w:w="108" w:type="dxa"/>
            </w:tcMar>
          </w:tcPr>
          <w:p w14:paraId="1B9C0868" w14:textId="77777777" w:rsidR="003331FF" w:rsidRPr="000F6592" w:rsidRDefault="003331FF" w:rsidP="00234E1A">
            <w:pPr>
              <w:spacing w:before="60"/>
            </w:pPr>
            <w:r w:rsidRPr="000F6592">
              <w:rPr>
                <w:rFonts w:eastAsia="Enedis" w:cs="Enedis"/>
                <w:i/>
                <w:iCs/>
                <w:color w:val="000000"/>
                <w:sz w:val="16"/>
                <w:szCs w:val="16"/>
              </w:rPr>
              <w:t>Niveau à atteindre :</w:t>
            </w:r>
          </w:p>
        </w:tc>
      </w:tr>
      <w:tr w:rsidR="003331FF" w:rsidRPr="000F6592" w14:paraId="0696DF43" w14:textId="77777777" w:rsidTr="00234E1A">
        <w:trPr>
          <w:trHeight w:val="300"/>
        </w:trPr>
        <w:tc>
          <w:tcPr>
            <w:tcW w:w="3527" w:type="dxa"/>
            <w:gridSpan w:val="2"/>
            <w:tcBorders>
              <w:top w:val="single" w:sz="8" w:space="0" w:color="001A70"/>
              <w:left w:val="single" w:sz="8" w:space="0" w:color="001A70"/>
              <w:bottom w:val="single" w:sz="8" w:space="0" w:color="001A70"/>
              <w:right w:val="single" w:sz="8" w:space="0" w:color="001A70"/>
            </w:tcBorders>
            <w:shd w:val="clear" w:color="auto" w:fill="C5EFFF" w:themeFill="accent1" w:themeFillTint="33"/>
            <w:tcMar>
              <w:left w:w="108" w:type="dxa"/>
              <w:right w:w="108" w:type="dxa"/>
            </w:tcMar>
          </w:tcPr>
          <w:p w14:paraId="7EF97E82" w14:textId="77777777" w:rsidR="003331FF" w:rsidRPr="000F6592" w:rsidRDefault="003331FF" w:rsidP="00234E1A">
            <w:pPr>
              <w:spacing w:before="60"/>
              <w:jc w:val="left"/>
            </w:pPr>
            <w:r w:rsidRPr="000F6592">
              <w:rPr>
                <w:rFonts w:eastAsia="Enedis" w:cs="Enedis"/>
                <w:color w:val="000000"/>
                <w:sz w:val="16"/>
                <w:szCs w:val="16"/>
              </w:rPr>
              <w:t>Être présent aux oraux et entretiens si sélectionnés</w:t>
            </w:r>
          </w:p>
        </w:tc>
        <w:tc>
          <w:tcPr>
            <w:tcW w:w="2969" w:type="dxa"/>
            <w:tcBorders>
              <w:top w:val="single" w:sz="8" w:space="0" w:color="001A70"/>
              <w:left w:val="nil"/>
              <w:bottom w:val="single" w:sz="8" w:space="0" w:color="001A70"/>
              <w:right w:val="single" w:sz="8" w:space="0" w:color="001A70"/>
            </w:tcBorders>
            <w:shd w:val="clear" w:color="auto" w:fill="C5EFFF" w:themeFill="accent1" w:themeFillTint="33"/>
            <w:tcMar>
              <w:left w:w="108" w:type="dxa"/>
              <w:right w:w="108" w:type="dxa"/>
            </w:tcMar>
            <w:vAlign w:val="center"/>
          </w:tcPr>
          <w:p w14:paraId="44773032" w14:textId="5D78E24C" w:rsidR="003331FF" w:rsidRPr="000F6592" w:rsidRDefault="003331FF" w:rsidP="00234E1A">
            <w:pPr>
              <w:spacing w:before="60"/>
            </w:pPr>
            <w:r w:rsidRPr="000F6592">
              <w:rPr>
                <w:rFonts w:eastAsia="Enedis" w:cs="Enedis"/>
                <w:color w:val="000000"/>
                <w:sz w:val="16"/>
                <w:szCs w:val="16"/>
              </w:rPr>
              <w:t>La présence aux oraux et entretiens. (Exceptionnellement décalés par l’ENTREPRISE</w:t>
            </w:r>
            <w:r w:rsidR="00BD2E92" w:rsidRPr="000F6592">
              <w:rPr>
                <w:rFonts w:eastAsia="Enedis" w:cs="Enedis"/>
                <w:color w:val="000000"/>
                <w:sz w:val="16"/>
                <w:szCs w:val="16"/>
              </w:rPr>
              <w:t>)</w:t>
            </w:r>
          </w:p>
        </w:tc>
        <w:tc>
          <w:tcPr>
            <w:tcW w:w="3630" w:type="dxa"/>
            <w:tcBorders>
              <w:top w:val="single" w:sz="8" w:space="0" w:color="001A70"/>
              <w:left w:val="single" w:sz="8" w:space="0" w:color="001A70"/>
              <w:bottom w:val="single" w:sz="8" w:space="0" w:color="001A70"/>
              <w:right w:val="single" w:sz="8" w:space="0" w:color="001A70"/>
            </w:tcBorders>
            <w:shd w:val="clear" w:color="auto" w:fill="C5EFFF" w:themeFill="accent1" w:themeFillTint="33"/>
            <w:tcMar>
              <w:left w:w="108" w:type="dxa"/>
              <w:right w:w="108" w:type="dxa"/>
            </w:tcMar>
            <w:vAlign w:val="center"/>
          </w:tcPr>
          <w:p w14:paraId="2B80C874" w14:textId="77777777" w:rsidR="003331FF" w:rsidRPr="000F6592" w:rsidRDefault="003331FF" w:rsidP="00234E1A">
            <w:r w:rsidRPr="000F6592">
              <w:rPr>
                <w:rFonts w:eastAsia="Enedis" w:cs="Enedis"/>
                <w:color w:val="000000"/>
                <w:sz w:val="16"/>
                <w:szCs w:val="16"/>
              </w:rPr>
              <w:t>500€ HT pour chaque non-présentation du profil</w:t>
            </w:r>
          </w:p>
        </w:tc>
      </w:tr>
      <w:tr w:rsidR="003331FF" w:rsidRPr="000F6592" w14:paraId="24E8E146" w14:textId="77777777" w:rsidTr="00234E1A">
        <w:trPr>
          <w:trHeight w:val="300"/>
        </w:trPr>
        <w:tc>
          <w:tcPr>
            <w:tcW w:w="1253" w:type="dxa"/>
            <w:tcBorders>
              <w:top w:val="single" w:sz="8" w:space="0" w:color="001A70"/>
              <w:left w:val="nil"/>
              <w:bottom w:val="nil"/>
              <w:right w:val="nil"/>
            </w:tcBorders>
            <w:vAlign w:val="center"/>
          </w:tcPr>
          <w:p w14:paraId="64FFCE00" w14:textId="77777777" w:rsidR="003331FF" w:rsidRPr="000F6592" w:rsidRDefault="003331FF" w:rsidP="00234E1A"/>
        </w:tc>
        <w:tc>
          <w:tcPr>
            <w:tcW w:w="2274" w:type="dxa"/>
            <w:tcBorders>
              <w:top w:val="nil"/>
              <w:left w:val="nil"/>
              <w:bottom w:val="nil"/>
              <w:right w:val="nil"/>
            </w:tcBorders>
            <w:vAlign w:val="center"/>
          </w:tcPr>
          <w:p w14:paraId="448ECCD6" w14:textId="77777777" w:rsidR="003331FF" w:rsidRPr="000F6592" w:rsidRDefault="003331FF" w:rsidP="00234E1A"/>
        </w:tc>
        <w:tc>
          <w:tcPr>
            <w:tcW w:w="2969" w:type="dxa"/>
            <w:tcBorders>
              <w:top w:val="single" w:sz="8" w:space="0" w:color="001A70"/>
              <w:left w:val="nil"/>
              <w:bottom w:val="nil"/>
              <w:right w:val="nil"/>
            </w:tcBorders>
            <w:vAlign w:val="center"/>
          </w:tcPr>
          <w:p w14:paraId="35550ABB" w14:textId="77777777" w:rsidR="003331FF" w:rsidRPr="000F6592" w:rsidRDefault="003331FF" w:rsidP="00234E1A"/>
        </w:tc>
        <w:tc>
          <w:tcPr>
            <w:tcW w:w="3630" w:type="dxa"/>
            <w:tcBorders>
              <w:top w:val="single" w:sz="8" w:space="0" w:color="001A70"/>
              <w:left w:val="nil"/>
              <w:bottom w:val="nil"/>
              <w:right w:val="nil"/>
            </w:tcBorders>
            <w:vAlign w:val="center"/>
          </w:tcPr>
          <w:p w14:paraId="1A896B5F" w14:textId="77777777" w:rsidR="003331FF" w:rsidRPr="000F6592" w:rsidRDefault="003331FF" w:rsidP="00234E1A"/>
        </w:tc>
      </w:tr>
      <w:tr w:rsidR="003331FF" w:rsidRPr="000F6592" w14:paraId="0BB26005" w14:textId="77777777" w:rsidTr="00234E1A">
        <w:trPr>
          <w:trHeight w:val="420"/>
        </w:trPr>
        <w:tc>
          <w:tcPr>
            <w:tcW w:w="1253" w:type="dxa"/>
            <w:tcBorders>
              <w:top w:val="single" w:sz="8" w:space="0" w:color="001A70"/>
              <w:left w:val="single" w:sz="8" w:space="0" w:color="001A70"/>
              <w:bottom w:val="single" w:sz="8" w:space="0" w:color="001A70"/>
              <w:right w:val="single" w:sz="8" w:space="0" w:color="001A70"/>
            </w:tcBorders>
            <w:shd w:val="clear" w:color="auto" w:fill="C5EFFF" w:themeFill="accent1" w:themeFillTint="33"/>
            <w:tcMar>
              <w:left w:w="108" w:type="dxa"/>
              <w:right w:w="108" w:type="dxa"/>
            </w:tcMar>
            <w:vAlign w:val="center"/>
          </w:tcPr>
          <w:p w14:paraId="1516F208" w14:textId="77777777" w:rsidR="003331FF" w:rsidRPr="000F6592" w:rsidRDefault="003331FF" w:rsidP="00234E1A">
            <w:r w:rsidRPr="000F6592">
              <w:rPr>
                <w:rFonts w:eastAsia="Enedis" w:cs="Enedis"/>
              </w:rPr>
              <w:t xml:space="preserve"> </w:t>
            </w:r>
            <w:r w:rsidRPr="000F6592">
              <w:rPr>
                <w:rFonts w:eastAsia="Enedis" w:cs="Enedis"/>
                <w:b/>
                <w:bCs/>
                <w:color w:val="000000"/>
              </w:rPr>
              <w:t>ENGTIT-2</w:t>
            </w:r>
          </w:p>
        </w:tc>
        <w:tc>
          <w:tcPr>
            <w:tcW w:w="8873" w:type="dxa"/>
            <w:gridSpan w:val="3"/>
            <w:tcBorders>
              <w:top w:val="single" w:sz="8" w:space="0" w:color="001A70"/>
              <w:left w:val="single" w:sz="8" w:space="0" w:color="001A70"/>
              <w:bottom w:val="single" w:sz="8" w:space="0" w:color="001A70"/>
              <w:right w:val="single" w:sz="8" w:space="0" w:color="001A70"/>
            </w:tcBorders>
            <w:shd w:val="clear" w:color="auto" w:fill="C5EFFF" w:themeFill="accent1" w:themeFillTint="33"/>
            <w:tcMar>
              <w:left w:w="108" w:type="dxa"/>
              <w:right w:w="108" w:type="dxa"/>
            </w:tcMar>
            <w:vAlign w:val="center"/>
          </w:tcPr>
          <w:p w14:paraId="2C4FC7D7" w14:textId="77777777" w:rsidR="003331FF" w:rsidRPr="000F6592" w:rsidRDefault="003331FF" w:rsidP="00234E1A">
            <w:r w:rsidRPr="000F6592">
              <w:rPr>
                <w:rFonts w:eastAsia="Enedis" w:cs="Enedis"/>
                <w:b/>
                <w:bCs/>
                <w:color w:val="000000"/>
              </w:rPr>
              <w:t>Le TITULAIRE s’assure de la disponibilité du profil en cas de sélection sur le CCAP</w:t>
            </w:r>
          </w:p>
        </w:tc>
      </w:tr>
      <w:tr w:rsidR="003331FF" w:rsidRPr="000F6592" w14:paraId="0215EC1B" w14:textId="77777777" w:rsidTr="00234E1A">
        <w:trPr>
          <w:trHeight w:val="420"/>
        </w:trPr>
        <w:tc>
          <w:tcPr>
            <w:tcW w:w="10126" w:type="dxa"/>
            <w:gridSpan w:val="4"/>
            <w:tcBorders>
              <w:top w:val="single" w:sz="8" w:space="0" w:color="001A70"/>
              <w:left w:val="single" w:sz="8" w:space="0" w:color="001A70"/>
              <w:bottom w:val="single" w:sz="8" w:space="0" w:color="001A70"/>
              <w:right w:val="single" w:sz="8" w:space="0" w:color="001A70"/>
            </w:tcBorders>
            <w:tcMar>
              <w:left w:w="108" w:type="dxa"/>
              <w:right w:w="108" w:type="dxa"/>
            </w:tcMar>
            <w:vAlign w:val="center"/>
          </w:tcPr>
          <w:p w14:paraId="73614E93" w14:textId="54541757" w:rsidR="00BD2E92" w:rsidRPr="000F6592" w:rsidRDefault="00BD2E92" w:rsidP="00BD2E92">
            <w:pPr>
              <w:rPr>
                <w:shd w:val="clear" w:color="auto" w:fill="FFFFFF"/>
              </w:rPr>
            </w:pPr>
            <w:r w:rsidRPr="000F6592">
              <w:rPr>
                <w:shd w:val="clear" w:color="auto" w:fill="FFFFFF"/>
              </w:rPr>
              <w:t>Yélé Consulting s'engage à sécuriser la disponibilité des profils proposés pendant l'ensemble du processus de sélection et jusqu'au démarrage effectif de la mission</w:t>
            </w:r>
            <w:r w:rsidR="007A5C41" w:rsidRPr="000F6592">
              <w:rPr>
                <w:shd w:val="clear" w:color="auto" w:fill="FFFFFF"/>
              </w:rPr>
              <w:t>, ainsi qu’à convenir, avec Enedis, de la date de démarrage de la prestation</w:t>
            </w:r>
            <w:r w:rsidRPr="000F6592">
              <w:rPr>
                <w:shd w:val="clear" w:color="auto" w:fill="FFFFFF"/>
              </w:rPr>
              <w:t>.</w:t>
            </w:r>
          </w:p>
          <w:p w14:paraId="649D5014" w14:textId="1A5F9B72" w:rsidR="00256677" w:rsidRPr="000F6592" w:rsidRDefault="00BD2E92" w:rsidP="00BD2E92">
            <w:pPr>
              <w:rPr>
                <w:rFonts w:eastAsia="Enedis" w:cs="Enedis"/>
                <w:b/>
                <w:bCs/>
              </w:rPr>
            </w:pPr>
            <w:r w:rsidRPr="000F6592">
              <w:rPr>
                <w:shd w:val="clear" w:color="auto" w:fill="FFFFFF"/>
              </w:rPr>
              <w:t>Les candidats présentés ont confirmé leur engagement ainsi que leur disponibilité conformément au calendrier contractuel et aux modalités définies par Enedis.</w:t>
            </w:r>
            <w:r w:rsidR="003331FF" w:rsidRPr="000F6592">
              <w:rPr>
                <w:rFonts w:eastAsia="Enedis" w:cs="Enedis"/>
                <w:b/>
                <w:bCs/>
              </w:rPr>
              <w:t xml:space="preserve"> </w:t>
            </w:r>
          </w:p>
        </w:tc>
      </w:tr>
      <w:tr w:rsidR="003331FF" w:rsidRPr="000F6592" w14:paraId="6A7599CC" w14:textId="77777777" w:rsidTr="00234E1A">
        <w:trPr>
          <w:trHeight w:val="300"/>
        </w:trPr>
        <w:tc>
          <w:tcPr>
            <w:tcW w:w="3527" w:type="dxa"/>
            <w:gridSpan w:val="2"/>
            <w:tcBorders>
              <w:top w:val="single" w:sz="8" w:space="0" w:color="001A70"/>
              <w:left w:val="single" w:sz="8" w:space="0" w:color="001A70"/>
              <w:bottom w:val="single" w:sz="8" w:space="0" w:color="001A70"/>
              <w:right w:val="single" w:sz="8" w:space="0" w:color="001A70"/>
            </w:tcBorders>
            <w:shd w:val="clear" w:color="auto" w:fill="C5EFFF" w:themeFill="accent1" w:themeFillTint="33"/>
            <w:tcMar>
              <w:left w:w="108" w:type="dxa"/>
              <w:right w:w="108" w:type="dxa"/>
            </w:tcMar>
          </w:tcPr>
          <w:p w14:paraId="1E0F7D4F" w14:textId="77777777" w:rsidR="003331FF" w:rsidRPr="000F6592" w:rsidRDefault="003331FF" w:rsidP="00234E1A">
            <w:pPr>
              <w:spacing w:before="60"/>
            </w:pPr>
            <w:r w:rsidRPr="000F6592">
              <w:rPr>
                <w:rFonts w:eastAsia="Enedis" w:cs="Enedis"/>
                <w:i/>
                <w:iCs/>
                <w:color w:val="000000"/>
                <w:sz w:val="16"/>
                <w:szCs w:val="16"/>
              </w:rPr>
              <w:t xml:space="preserve"> Livrable (s) :</w:t>
            </w:r>
          </w:p>
        </w:tc>
        <w:tc>
          <w:tcPr>
            <w:tcW w:w="2969" w:type="dxa"/>
            <w:tcBorders>
              <w:top w:val="nil"/>
              <w:left w:val="nil"/>
              <w:bottom w:val="single" w:sz="8" w:space="0" w:color="001A70"/>
              <w:right w:val="single" w:sz="8" w:space="0" w:color="001A70"/>
            </w:tcBorders>
            <w:shd w:val="clear" w:color="auto" w:fill="C5EFFF" w:themeFill="accent1" w:themeFillTint="33"/>
            <w:tcMar>
              <w:left w:w="108" w:type="dxa"/>
              <w:right w:w="108" w:type="dxa"/>
            </w:tcMar>
          </w:tcPr>
          <w:p w14:paraId="53470DB3" w14:textId="77777777" w:rsidR="003331FF" w:rsidRPr="000F6592" w:rsidRDefault="003331FF" w:rsidP="00234E1A">
            <w:pPr>
              <w:spacing w:before="60"/>
            </w:pPr>
            <w:r w:rsidRPr="000F6592">
              <w:rPr>
                <w:rFonts w:eastAsia="Enedis" w:cs="Enedis"/>
                <w:i/>
                <w:iCs/>
                <w:color w:val="000000"/>
                <w:sz w:val="16"/>
                <w:szCs w:val="16"/>
              </w:rPr>
              <w:t>Contrôle de l’atteinte des résultats :</w:t>
            </w:r>
          </w:p>
        </w:tc>
        <w:tc>
          <w:tcPr>
            <w:tcW w:w="3630" w:type="dxa"/>
            <w:tcBorders>
              <w:top w:val="nil"/>
              <w:left w:val="single" w:sz="8" w:space="0" w:color="001A70"/>
              <w:bottom w:val="single" w:sz="8" w:space="0" w:color="001A70"/>
              <w:right w:val="single" w:sz="8" w:space="0" w:color="001A70"/>
            </w:tcBorders>
            <w:shd w:val="clear" w:color="auto" w:fill="C5EFFF" w:themeFill="accent1" w:themeFillTint="33"/>
            <w:tcMar>
              <w:left w:w="108" w:type="dxa"/>
              <w:right w:w="108" w:type="dxa"/>
            </w:tcMar>
          </w:tcPr>
          <w:p w14:paraId="67E5803D" w14:textId="77777777" w:rsidR="003331FF" w:rsidRPr="000F6592" w:rsidRDefault="003331FF" w:rsidP="00234E1A">
            <w:pPr>
              <w:spacing w:before="60"/>
            </w:pPr>
            <w:r w:rsidRPr="000F6592">
              <w:rPr>
                <w:rFonts w:eastAsia="Enedis" w:cs="Enedis"/>
                <w:i/>
                <w:iCs/>
                <w:color w:val="000000"/>
                <w:sz w:val="16"/>
                <w:szCs w:val="16"/>
              </w:rPr>
              <w:t>Niveau à atteindre :</w:t>
            </w:r>
          </w:p>
        </w:tc>
      </w:tr>
      <w:tr w:rsidR="003331FF" w:rsidRPr="000F6592" w14:paraId="44DF712A" w14:textId="77777777" w:rsidTr="00234E1A">
        <w:trPr>
          <w:trHeight w:val="300"/>
        </w:trPr>
        <w:tc>
          <w:tcPr>
            <w:tcW w:w="3527" w:type="dxa"/>
            <w:gridSpan w:val="2"/>
            <w:tcBorders>
              <w:top w:val="single" w:sz="8" w:space="0" w:color="001A70"/>
              <w:left w:val="single" w:sz="8" w:space="0" w:color="001A70"/>
              <w:bottom w:val="single" w:sz="8" w:space="0" w:color="001A70"/>
              <w:right w:val="single" w:sz="8" w:space="0" w:color="001A70"/>
            </w:tcBorders>
            <w:shd w:val="clear" w:color="auto" w:fill="C5EFFF" w:themeFill="accent1" w:themeFillTint="33"/>
            <w:tcMar>
              <w:left w:w="108" w:type="dxa"/>
              <w:right w:w="108" w:type="dxa"/>
            </w:tcMar>
          </w:tcPr>
          <w:p w14:paraId="3C9A07B1" w14:textId="77777777" w:rsidR="003331FF" w:rsidRPr="000F6592" w:rsidRDefault="003331FF" w:rsidP="00234E1A">
            <w:pPr>
              <w:spacing w:before="60"/>
              <w:jc w:val="left"/>
            </w:pPr>
            <w:r w:rsidRPr="000F6592">
              <w:rPr>
                <w:rFonts w:eastAsia="Enedis" w:cs="Enedis"/>
                <w:color w:val="000000"/>
                <w:sz w:val="16"/>
                <w:szCs w:val="16"/>
              </w:rPr>
              <w:t>Arrivée dans les locaux d’ENEDIS – Parallèle du profil selon la date convenue dans le CCAP</w:t>
            </w:r>
          </w:p>
        </w:tc>
        <w:tc>
          <w:tcPr>
            <w:tcW w:w="2969" w:type="dxa"/>
            <w:tcBorders>
              <w:top w:val="single" w:sz="8" w:space="0" w:color="001A70"/>
              <w:left w:val="nil"/>
              <w:bottom w:val="single" w:sz="8" w:space="0" w:color="001A70"/>
              <w:right w:val="single" w:sz="8" w:space="0" w:color="001A70"/>
            </w:tcBorders>
            <w:shd w:val="clear" w:color="auto" w:fill="C5EFFF" w:themeFill="accent1" w:themeFillTint="33"/>
            <w:tcMar>
              <w:left w:w="108" w:type="dxa"/>
              <w:right w:w="108" w:type="dxa"/>
            </w:tcMar>
            <w:vAlign w:val="center"/>
          </w:tcPr>
          <w:p w14:paraId="7C25F04E" w14:textId="77777777" w:rsidR="003331FF" w:rsidRPr="000F6592" w:rsidRDefault="003331FF" w:rsidP="00234E1A">
            <w:pPr>
              <w:spacing w:before="60"/>
            </w:pPr>
            <w:r w:rsidRPr="000F6592">
              <w:rPr>
                <w:rFonts w:eastAsia="Enedis" w:cs="Enedis"/>
                <w:color w:val="000000"/>
                <w:sz w:val="16"/>
                <w:szCs w:val="16"/>
              </w:rPr>
              <w:t>Présence du profil le jour J</w:t>
            </w:r>
          </w:p>
        </w:tc>
        <w:tc>
          <w:tcPr>
            <w:tcW w:w="3630" w:type="dxa"/>
            <w:tcBorders>
              <w:top w:val="single" w:sz="8" w:space="0" w:color="001A70"/>
              <w:left w:val="single" w:sz="8" w:space="0" w:color="001A70"/>
              <w:bottom w:val="single" w:sz="8" w:space="0" w:color="001A70"/>
              <w:right w:val="single" w:sz="8" w:space="0" w:color="001A70"/>
            </w:tcBorders>
            <w:shd w:val="clear" w:color="auto" w:fill="C5EFFF" w:themeFill="accent1" w:themeFillTint="33"/>
            <w:tcMar>
              <w:left w:w="108" w:type="dxa"/>
              <w:right w:w="108" w:type="dxa"/>
            </w:tcMar>
            <w:vAlign w:val="center"/>
          </w:tcPr>
          <w:p w14:paraId="5680ECD3" w14:textId="77777777" w:rsidR="003331FF" w:rsidRPr="000F6592" w:rsidRDefault="003331FF" w:rsidP="00234E1A">
            <w:r w:rsidRPr="000F6592">
              <w:rPr>
                <w:rFonts w:eastAsia="Enedis" w:cs="Enedis"/>
                <w:color w:val="000000"/>
                <w:sz w:val="16"/>
                <w:szCs w:val="16"/>
              </w:rPr>
              <w:t>2 000€ HT pour non-présentation du profil à la date convenue</w:t>
            </w:r>
          </w:p>
          <w:p w14:paraId="2B0A4AAC" w14:textId="77777777" w:rsidR="003331FF" w:rsidRPr="000F6592" w:rsidRDefault="003331FF" w:rsidP="00234E1A">
            <w:r w:rsidRPr="000F6592">
              <w:rPr>
                <w:rFonts w:eastAsia="Enedis" w:cs="Enedis"/>
                <w:color w:val="000000"/>
                <w:sz w:val="16"/>
                <w:szCs w:val="16"/>
              </w:rPr>
              <w:t>500€ HT pour chaque jour de retard par rapport à la date convenue, dans la limite de 10 JO (si plus annulation de la consultation)</w:t>
            </w:r>
          </w:p>
        </w:tc>
      </w:tr>
    </w:tbl>
    <w:p w14:paraId="38509AF8" w14:textId="11C80F15" w:rsidR="00FB0FEB" w:rsidRDefault="00FB0FEB" w:rsidP="00F42609">
      <w:pPr>
        <w:ind w:left="426"/>
        <w:rPr>
          <w:shd w:val="clear" w:color="auto" w:fill="FFFFFF"/>
        </w:rPr>
      </w:pPr>
    </w:p>
    <w:p w14:paraId="42F74E94" w14:textId="77777777" w:rsidR="00FB0FEB" w:rsidRDefault="00FB0FEB">
      <w:pPr>
        <w:spacing w:before="0" w:after="0"/>
        <w:jc w:val="left"/>
        <w:rPr>
          <w:shd w:val="clear" w:color="auto" w:fill="FFFFFF"/>
        </w:rPr>
      </w:pPr>
      <w:r>
        <w:rPr>
          <w:shd w:val="clear" w:color="auto" w:fill="FFFFFF"/>
        </w:rPr>
        <w:br w:type="page"/>
      </w:r>
    </w:p>
    <w:tbl>
      <w:tblPr>
        <w:tblStyle w:val="Grilledutableau"/>
        <w:tblW w:w="10528" w:type="dxa"/>
        <w:tblLook w:val="04A0" w:firstRow="1" w:lastRow="0" w:firstColumn="1" w:lastColumn="0" w:noHBand="0" w:noVBand="1"/>
      </w:tblPr>
      <w:tblGrid>
        <w:gridCol w:w="2539"/>
        <w:gridCol w:w="2006"/>
        <w:gridCol w:w="3009"/>
        <w:gridCol w:w="2980"/>
      </w:tblGrid>
      <w:tr w:rsidR="003331FF" w:rsidRPr="000F6592" w14:paraId="31E1DDF4" w14:textId="77777777" w:rsidTr="7A8380BF">
        <w:trPr>
          <w:trHeight w:val="420"/>
        </w:trPr>
        <w:tc>
          <w:tcPr>
            <w:tcW w:w="2632" w:type="dxa"/>
            <w:tcBorders>
              <w:top w:val="single" w:sz="8" w:space="0" w:color="001A70"/>
              <w:left w:val="single" w:sz="8" w:space="0" w:color="001A70"/>
              <w:bottom w:val="single" w:sz="8" w:space="0" w:color="001A70"/>
              <w:right w:val="single" w:sz="8" w:space="0" w:color="001A70"/>
            </w:tcBorders>
            <w:shd w:val="clear" w:color="auto" w:fill="C5EFFF" w:themeFill="accent1" w:themeFillTint="33"/>
            <w:tcMar>
              <w:left w:w="108" w:type="dxa"/>
              <w:right w:w="108" w:type="dxa"/>
            </w:tcMar>
            <w:vAlign w:val="center"/>
          </w:tcPr>
          <w:p w14:paraId="7985BB1E" w14:textId="77777777" w:rsidR="003331FF" w:rsidRPr="000F6592" w:rsidRDefault="003331FF" w:rsidP="00234E1A">
            <w:r w:rsidRPr="000F6592">
              <w:rPr>
                <w:rFonts w:eastAsia="Enedis" w:cs="Enedis"/>
                <w:b/>
                <w:bCs/>
                <w:color w:val="000000"/>
              </w:rPr>
              <w:lastRenderedPageBreak/>
              <w:t>TECH-1</w:t>
            </w:r>
          </w:p>
        </w:tc>
        <w:tc>
          <w:tcPr>
            <w:tcW w:w="7896" w:type="dxa"/>
            <w:gridSpan w:val="3"/>
            <w:tcBorders>
              <w:top w:val="single" w:sz="8" w:space="0" w:color="001A70"/>
              <w:left w:val="single" w:sz="8" w:space="0" w:color="001A70"/>
              <w:bottom w:val="single" w:sz="8" w:space="0" w:color="001A70"/>
              <w:right w:val="single" w:sz="8" w:space="0" w:color="001A70"/>
            </w:tcBorders>
            <w:shd w:val="clear" w:color="auto" w:fill="C5EFFF" w:themeFill="accent1" w:themeFillTint="33"/>
            <w:tcMar>
              <w:left w:w="108" w:type="dxa"/>
              <w:right w:w="108" w:type="dxa"/>
            </w:tcMar>
            <w:vAlign w:val="center"/>
          </w:tcPr>
          <w:p w14:paraId="1A686470" w14:textId="77777777" w:rsidR="003331FF" w:rsidRPr="000F6592" w:rsidRDefault="003331FF" w:rsidP="00234E1A">
            <w:r w:rsidRPr="000F6592">
              <w:rPr>
                <w:rFonts w:eastAsia="Enedis" w:cs="Enedis"/>
                <w:b/>
                <w:bCs/>
                <w:color w:val="000000"/>
              </w:rPr>
              <w:t>Accompagner l’appropriation des outils IA au sein du GTAR en fonction des usages</w:t>
            </w:r>
          </w:p>
        </w:tc>
      </w:tr>
      <w:tr w:rsidR="003331FF" w:rsidRPr="000F6592" w14:paraId="18BE98C6" w14:textId="77777777" w:rsidTr="7A8380BF">
        <w:trPr>
          <w:trHeight w:val="300"/>
        </w:trPr>
        <w:tc>
          <w:tcPr>
            <w:tcW w:w="10528" w:type="dxa"/>
            <w:gridSpan w:val="4"/>
            <w:tcBorders>
              <w:top w:val="single" w:sz="8" w:space="0" w:color="001A70"/>
              <w:left w:val="single" w:sz="8" w:space="0" w:color="001A70"/>
              <w:bottom w:val="single" w:sz="8" w:space="0" w:color="001A70"/>
              <w:right w:val="single" w:sz="8" w:space="0" w:color="001A70"/>
            </w:tcBorders>
            <w:tcMar>
              <w:left w:w="108" w:type="dxa"/>
              <w:right w:w="108" w:type="dxa"/>
            </w:tcMar>
          </w:tcPr>
          <w:p w14:paraId="084D1700" w14:textId="3D4330BF" w:rsidR="00872C5F" w:rsidRDefault="00746E28" w:rsidP="00746E28">
            <w:pPr>
              <w:spacing w:line="276" w:lineRule="auto"/>
              <w:contextualSpacing/>
              <w:rPr>
                <w:shd w:val="clear" w:color="auto" w:fill="FFFFFF"/>
              </w:rPr>
            </w:pPr>
            <w:r w:rsidRPr="00746E28">
              <w:rPr>
                <w:shd w:val="clear" w:color="auto" w:fill="FFFFFF"/>
              </w:rPr>
              <w:t>Yélé Consulting accompagne le GTAR dans l'adoption opérationnelle et durable de l'IA générative afin de transformer les outils mis à disposition en usages concrets, sécurisés et créateurs de valeur.</w:t>
            </w:r>
            <w:r w:rsidR="00691AF3">
              <w:rPr>
                <w:shd w:val="clear" w:color="auto" w:fill="FFFFFF"/>
              </w:rPr>
              <w:t xml:space="preserve"> Notre démarche</w:t>
            </w:r>
            <w:r w:rsidR="00FC725A">
              <w:rPr>
                <w:shd w:val="clear" w:color="auto" w:fill="FFFFFF"/>
              </w:rPr>
              <w:t xml:space="preserve"> d’accompagnement</w:t>
            </w:r>
            <w:r w:rsidR="009D589C">
              <w:rPr>
                <w:shd w:val="clear" w:color="auto" w:fill="FFFFFF"/>
              </w:rPr>
              <w:t xml:space="preserve"> se focalise sur les besoins Métier et</w:t>
            </w:r>
            <w:r w:rsidR="00FC725A">
              <w:rPr>
                <w:shd w:val="clear" w:color="auto" w:fill="FFFFFF"/>
              </w:rPr>
              <w:t xml:space="preserve"> </w:t>
            </w:r>
            <w:r w:rsidR="00123B2B">
              <w:rPr>
                <w:shd w:val="clear" w:color="auto" w:fill="FFFFFF"/>
              </w:rPr>
              <w:t xml:space="preserve">combine </w:t>
            </w:r>
            <w:r w:rsidR="00487249">
              <w:rPr>
                <w:shd w:val="clear" w:color="auto" w:fill="FFFFFF"/>
              </w:rPr>
              <w:t>formation, démonstration, cas pratiques tout en maintenant la</w:t>
            </w:r>
            <w:r w:rsidR="00123B2B">
              <w:rPr>
                <w:shd w:val="clear" w:color="auto" w:fill="FFFFFF"/>
              </w:rPr>
              <w:t xml:space="preserve"> proximité </w:t>
            </w:r>
            <w:r w:rsidR="002D3076">
              <w:rPr>
                <w:shd w:val="clear" w:color="auto" w:fill="FFFFFF"/>
              </w:rPr>
              <w:t xml:space="preserve">auprès </w:t>
            </w:r>
            <w:r w:rsidR="00123B2B">
              <w:rPr>
                <w:shd w:val="clear" w:color="auto" w:fill="FFFFFF"/>
              </w:rPr>
              <w:t xml:space="preserve">des </w:t>
            </w:r>
            <w:commentRangeStart w:id="12"/>
            <w:r w:rsidR="00123B2B">
              <w:rPr>
                <w:shd w:val="clear" w:color="auto" w:fill="FFFFFF"/>
              </w:rPr>
              <w:t>utilisateurs</w:t>
            </w:r>
            <w:r w:rsidR="00842FC5">
              <w:rPr>
                <w:shd w:val="clear" w:color="auto" w:fill="FFFFFF"/>
              </w:rPr>
              <w:t xml:space="preserve"> </w:t>
            </w:r>
            <w:r w:rsidR="0018127F">
              <w:rPr>
                <w:shd w:val="clear" w:color="auto" w:fill="FFFFFF"/>
              </w:rPr>
              <w:t>afin d’</w:t>
            </w:r>
            <w:r w:rsidR="0018127F" w:rsidRPr="0018127F">
              <w:rPr>
                <w:shd w:val="clear" w:color="auto" w:fill="FFFFFF"/>
              </w:rPr>
              <w:t xml:space="preserve">accélérer l’adoption </w:t>
            </w:r>
            <w:del w:id="13" w:author="Jérôme MASSET" w:date="2026-09-08T19:06:00Z" w16du:dateUtc="2026-09-08T19:06:41Z">
              <w:r w:rsidR="0018127F">
                <w:delText>de l’IA générative</w:delText>
              </w:r>
            </w:del>
            <w:commentRangeEnd w:id="12"/>
            <w:r w:rsidR="00AF34CB">
              <w:rPr>
                <w:rStyle w:val="Marquedecommentaire"/>
                <w:sz w:val="20"/>
                <w:szCs w:val="20"/>
              </w:rPr>
              <w:commentReference w:id="12"/>
            </w:r>
            <w:ins w:id="14" w:author="Jérôme MASSET" w:date="2026-09-08T19:06:00Z" w16du:dateUtc="2026-09-08T19:06:41Z">
              <w:r w:rsidR="00C02DE2">
                <w:t xml:space="preserve"> </w:t>
              </w:r>
              <w:r w:rsidR="26D8C9B1">
                <w:t>de la diversité des cas d’usage d’IA au sein du GTAR</w:t>
              </w:r>
            </w:ins>
            <w:r w:rsidR="00C02DE2">
              <w:t xml:space="preserve"> </w:t>
            </w:r>
            <w:r w:rsidR="00872C5F">
              <w:t>:</w:t>
            </w:r>
          </w:p>
          <w:p w14:paraId="5386C4CD" w14:textId="7966F5FB" w:rsidR="00746E28" w:rsidRDefault="00ED6D69" w:rsidP="00743DB9">
            <w:pPr>
              <w:spacing w:line="276" w:lineRule="auto"/>
              <w:rPr>
                <w:noProof/>
              </w:rPr>
            </w:pPr>
            <w:r w:rsidRPr="00ED6D69">
              <w:rPr>
                <w:noProof/>
              </w:rPr>
              <w:drawing>
                <wp:inline distT="0" distB="0" distL="0" distR="0" wp14:anchorId="7DF78761" wp14:editId="1C119558">
                  <wp:extent cx="6551930" cy="809625"/>
                  <wp:effectExtent l="0" t="0" r="1270" b="9525"/>
                  <wp:docPr id="31055776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557769" name=""/>
                          <pic:cNvPicPr/>
                        </pic:nvPicPr>
                        <pic:blipFill>
                          <a:blip r:embed="rId24"/>
                          <a:stretch>
                            <a:fillRect/>
                          </a:stretch>
                        </pic:blipFill>
                        <pic:spPr>
                          <a:xfrm>
                            <a:off x="0" y="0"/>
                            <a:ext cx="6551930" cy="809625"/>
                          </a:xfrm>
                          <a:prstGeom prst="rect">
                            <a:avLst/>
                          </a:prstGeom>
                        </pic:spPr>
                      </pic:pic>
                    </a:graphicData>
                  </a:graphic>
                </wp:inline>
              </w:drawing>
            </w:r>
          </w:p>
          <w:p w14:paraId="505BB557" w14:textId="35977188" w:rsidR="00140633" w:rsidRPr="000F6592" w:rsidRDefault="00746E28" w:rsidP="00140633">
            <w:pPr>
              <w:spacing w:line="276" w:lineRule="auto"/>
              <w:contextualSpacing/>
              <w:rPr>
                <w:shd w:val="clear" w:color="auto" w:fill="FFFFFF"/>
              </w:rPr>
            </w:pPr>
            <w:r w:rsidRPr="00746E28">
              <w:rPr>
                <w:shd w:val="clear" w:color="auto" w:fill="FFFFFF"/>
              </w:rPr>
              <w:t>Notre objectif est de transformer progressivement les expérimentations individuelles en usages collectifs, pérennes et créateurs de valeur pour le GTAR.</w:t>
            </w:r>
            <w:r w:rsidR="00140633">
              <w:rPr>
                <w:shd w:val="clear" w:color="auto" w:fill="FFFFFF"/>
              </w:rPr>
              <w:t xml:space="preserve"> </w:t>
            </w:r>
            <w:r w:rsidR="00140633" w:rsidRPr="005928CC">
              <w:rPr>
                <w:shd w:val="clear" w:color="auto" w:fill="FFFFFF"/>
              </w:rPr>
              <w:t>La réussite repose sur l'évolution effective des usages, l'autonomie acquise par les utilisateurs, la satisfaction des équipes et la capacité du GTAR à intégrer durablement l'IA générative dans ses activités.</w:t>
            </w:r>
          </w:p>
          <w:p w14:paraId="04D7114A" w14:textId="6A4BFE70" w:rsidR="00BD2E92" w:rsidRPr="000F6592" w:rsidRDefault="007A5C41">
            <w:pPr>
              <w:pStyle w:val="Paragraphedeliste"/>
              <w:numPr>
                <w:ilvl w:val="0"/>
                <w:numId w:val="6"/>
              </w:numPr>
              <w:spacing w:line="276" w:lineRule="auto"/>
              <w:ind w:left="714" w:hanging="357"/>
              <w:rPr>
                <w:rFonts w:eastAsia="Arial" w:cs="Arial"/>
              </w:rPr>
            </w:pPr>
            <w:r w:rsidRPr="000F6592">
              <w:rPr>
                <w:rFonts w:eastAsia="Arial" w:cs="Arial"/>
                <w:b/>
                <w:bCs/>
              </w:rPr>
              <w:t>Identification des cas d’usage pertinents</w:t>
            </w:r>
            <w:r w:rsidRPr="000F6592">
              <w:rPr>
                <w:rFonts w:eastAsia="Arial" w:cs="Arial"/>
              </w:rPr>
              <w:t xml:space="preserve"> (</w:t>
            </w:r>
            <w:r w:rsidR="009B18E8" w:rsidRPr="009B18E8">
              <w:rPr>
                <w:rFonts w:eastAsia="Arial" w:cs="Arial"/>
              </w:rPr>
              <w:t>usages terrain, référents IA et démarches d'innovation</w:t>
            </w:r>
            <w:r w:rsidRPr="000F6592">
              <w:rPr>
                <w:rFonts w:eastAsia="Arial" w:cs="Arial"/>
              </w:rPr>
              <w:t>)</w:t>
            </w:r>
            <w:r w:rsidR="004122A2">
              <w:rPr>
                <w:noProof/>
              </w:rPr>
              <w:t xml:space="preserve"> </w:t>
            </w:r>
          </w:p>
          <w:p w14:paraId="2BE67837" w14:textId="0B1670A2" w:rsidR="005928CC" w:rsidRPr="000F6592" w:rsidRDefault="00D54B0B" w:rsidP="003A16AE">
            <w:pPr>
              <w:spacing w:line="276" w:lineRule="auto"/>
              <w:rPr>
                <w:rFonts w:eastAsia="Arial" w:cs="Arial"/>
              </w:rPr>
            </w:pPr>
            <w:r w:rsidRPr="00D54B0B">
              <w:rPr>
                <w:rFonts w:eastAsia="Arial" w:cs="Arial"/>
              </w:rPr>
              <w:t xml:space="preserve">Nous accompagnons les métiers et les référents IA dans </w:t>
            </w:r>
            <w:r w:rsidRPr="004122A2">
              <w:rPr>
                <w:rFonts w:eastAsia="Arial" w:cs="Arial"/>
                <w:b/>
                <w:bCs/>
              </w:rPr>
              <w:t xml:space="preserve">l'identification </w:t>
            </w:r>
            <w:r w:rsidR="005928CC">
              <w:rPr>
                <w:rFonts w:eastAsia="Arial" w:cs="Arial"/>
                <w:b/>
                <w:bCs/>
              </w:rPr>
              <w:t xml:space="preserve">et la transformation </w:t>
            </w:r>
            <w:r w:rsidRPr="004122A2">
              <w:rPr>
                <w:rFonts w:eastAsia="Arial" w:cs="Arial"/>
                <w:b/>
                <w:bCs/>
              </w:rPr>
              <w:t>des opportunités les plus pertinentes</w:t>
            </w:r>
            <w:r w:rsidRPr="00D54B0B">
              <w:rPr>
                <w:rFonts w:eastAsia="Arial" w:cs="Arial"/>
              </w:rPr>
              <w:t xml:space="preserve"> </w:t>
            </w:r>
            <w:r w:rsidR="005928CC">
              <w:rPr>
                <w:rFonts w:eastAsia="Arial" w:cs="Arial"/>
              </w:rPr>
              <w:t>(</w:t>
            </w:r>
            <w:r w:rsidRPr="00D54B0B">
              <w:rPr>
                <w:rFonts w:eastAsia="Arial" w:cs="Arial"/>
              </w:rPr>
              <w:t>besoins réels des utilisateurs</w:t>
            </w:r>
            <w:r w:rsidR="005928CC">
              <w:rPr>
                <w:rFonts w:eastAsia="Arial" w:cs="Arial"/>
              </w:rPr>
              <w:t>)</w:t>
            </w:r>
            <w:r w:rsidRPr="00D54B0B">
              <w:rPr>
                <w:rFonts w:eastAsia="Arial" w:cs="Arial"/>
              </w:rPr>
              <w:t xml:space="preserve"> </w:t>
            </w:r>
            <w:r w:rsidRPr="004122A2">
              <w:rPr>
                <w:rFonts w:eastAsia="Arial" w:cs="Arial"/>
                <w:b/>
                <w:bCs/>
              </w:rPr>
              <w:t>à fort potentiel de gain</w:t>
            </w:r>
            <w:r w:rsidR="004122A2">
              <w:rPr>
                <w:rFonts w:eastAsia="Arial" w:cs="Arial"/>
                <w:b/>
                <w:bCs/>
              </w:rPr>
              <w:t xml:space="preserve"> </w:t>
            </w:r>
            <w:r w:rsidR="004122A2">
              <w:rPr>
                <w:rFonts w:eastAsia="Arial" w:cs="Arial"/>
              </w:rPr>
              <w:t>(priorisation par la valeur)</w:t>
            </w:r>
            <w:r w:rsidR="003A16AE">
              <w:rPr>
                <w:rFonts w:eastAsia="Arial" w:cs="Arial"/>
              </w:rPr>
              <w:t xml:space="preserve">, </w:t>
            </w:r>
            <w:r w:rsidR="005928CC" w:rsidRPr="005928CC">
              <w:rPr>
                <w:rFonts w:eastAsia="Arial" w:cs="Arial"/>
              </w:rPr>
              <w:t>au plus près des besoins opérationnels</w:t>
            </w:r>
            <w:r w:rsidR="003A16AE">
              <w:rPr>
                <w:rFonts w:eastAsia="Arial" w:cs="Arial"/>
              </w:rPr>
              <w:t xml:space="preserve">. </w:t>
            </w:r>
            <w:r w:rsidR="00C82B2A" w:rsidRPr="00C82B2A">
              <w:rPr>
                <w:rFonts w:eastAsia="Arial" w:cs="Arial"/>
              </w:rPr>
              <w:t>Chaque opportunité est évaluée selon sa valeur métier, sa facilité d'adoption, ses risques et les bénéfices attendus, puis formalisée dans une fiche de cadrage et intégrée à un portefeuille priorisé de cas d'usage</w:t>
            </w:r>
            <w:r w:rsidR="00C82B2A">
              <w:rPr>
                <w:rFonts w:eastAsia="Arial" w:cs="Arial"/>
              </w:rPr>
              <w:t xml:space="preserve"> (</w:t>
            </w:r>
            <w:r w:rsidR="00C82B2A">
              <w:rPr>
                <w:rFonts w:eastAsia="Arial" w:cs="Arial"/>
                <w:i/>
                <w:iCs/>
              </w:rPr>
              <w:t xml:space="preserve">Lean Canva </w:t>
            </w:r>
            <w:r w:rsidR="00C82B2A" w:rsidRPr="00C82B2A">
              <w:rPr>
                <w:rFonts w:ascii="Wingdings" w:eastAsia="Wingdings" w:hAnsi="Wingdings" w:cs="Wingdings"/>
              </w:rPr>
              <w:t>à</w:t>
            </w:r>
            <w:r w:rsidR="00C82B2A">
              <w:rPr>
                <w:rFonts w:eastAsia="Arial" w:cs="Arial"/>
                <w:i/>
                <w:iCs/>
              </w:rPr>
              <w:t xml:space="preserve"> </w:t>
            </w:r>
            <w:commentRangeStart w:id="15"/>
            <w:r w:rsidR="00C82B2A">
              <w:rPr>
                <w:rFonts w:eastAsia="Arial" w:cs="Arial"/>
                <w:i/>
                <w:iCs/>
              </w:rPr>
              <w:t>Backlog</w:t>
            </w:r>
            <w:commentRangeEnd w:id="15"/>
            <w:r w:rsidR="00A606DA">
              <w:rPr>
                <w:rStyle w:val="Marquedecommentaire"/>
                <w:rFonts w:eastAsia="Arial" w:cs="Arial"/>
                <w:i/>
                <w:iCs/>
                <w:sz w:val="20"/>
                <w:szCs w:val="20"/>
              </w:rPr>
              <w:commentReference w:id="15"/>
            </w:r>
            <w:r w:rsidR="00C82B2A">
              <w:rPr>
                <w:rFonts w:eastAsia="Arial" w:cs="Arial"/>
                <w:i/>
                <w:iCs/>
              </w:rPr>
              <w:t>)</w:t>
            </w:r>
            <w:r w:rsidR="00C82B2A" w:rsidRPr="00C82B2A">
              <w:rPr>
                <w:rFonts w:eastAsia="Arial" w:cs="Arial"/>
              </w:rPr>
              <w:t>.</w:t>
            </w:r>
          </w:p>
          <w:p w14:paraId="7084660B" w14:textId="64730479" w:rsidR="007A5C41" w:rsidRPr="000F6592" w:rsidRDefault="007A5C41">
            <w:pPr>
              <w:pStyle w:val="Paragraphedeliste"/>
              <w:numPr>
                <w:ilvl w:val="0"/>
                <w:numId w:val="6"/>
              </w:numPr>
              <w:spacing w:line="276" w:lineRule="auto"/>
              <w:ind w:left="714" w:hanging="357"/>
              <w:rPr>
                <w:rFonts w:eastAsia="Arial" w:cs="Arial"/>
                <w:b/>
                <w:bCs/>
              </w:rPr>
            </w:pPr>
            <w:r w:rsidRPr="000F6592">
              <w:rPr>
                <w:rFonts w:eastAsia="Arial" w:cs="Arial"/>
                <w:b/>
                <w:bCs/>
              </w:rPr>
              <w:t>Evaluation de faisabilité technique</w:t>
            </w:r>
            <w:r w:rsidR="009832CD">
              <w:rPr>
                <w:noProof/>
              </w:rPr>
              <w:t xml:space="preserve"> </w:t>
            </w:r>
          </w:p>
          <w:p w14:paraId="1D31B734" w14:textId="77777777" w:rsidR="00C82B2A" w:rsidRDefault="00C82B2A" w:rsidP="00C82B2A">
            <w:pPr>
              <w:spacing w:after="0" w:line="276" w:lineRule="auto"/>
              <w:rPr>
                <w:rFonts w:eastAsia="Arial" w:cs="Arial"/>
              </w:rPr>
            </w:pPr>
            <w:r w:rsidRPr="00C82B2A">
              <w:rPr>
                <w:rFonts w:eastAsia="Arial" w:cs="Arial"/>
              </w:rPr>
              <w:t>L'évaluation porte notamment sur :</w:t>
            </w:r>
          </w:p>
          <w:tbl>
            <w:tblPr>
              <w:tblStyle w:val="Grilledutableau"/>
              <w:tblW w:w="0" w:type="auto"/>
              <w:tblBorders>
                <w:top w:val="none" w:sz="0" w:space="0" w:color="auto"/>
                <w:left w:val="none" w:sz="0" w:space="0" w:color="auto"/>
                <w:bottom w:val="none" w:sz="0" w:space="0" w:color="auto"/>
                <w:insideH w:val="none" w:sz="0" w:space="0" w:color="auto"/>
              </w:tblBorders>
              <w:tblLook w:val="04A0" w:firstRow="1" w:lastRow="0" w:firstColumn="1" w:lastColumn="0" w:noHBand="0" w:noVBand="1"/>
            </w:tblPr>
            <w:tblGrid>
              <w:gridCol w:w="1875"/>
              <w:gridCol w:w="2087"/>
              <w:gridCol w:w="2088"/>
              <w:gridCol w:w="2141"/>
              <w:gridCol w:w="2127"/>
            </w:tblGrid>
            <w:tr w:rsidR="00BA6889" w:rsidRPr="00FA3FBB" w14:paraId="029D0203" w14:textId="77777777" w:rsidTr="00BA6889">
              <w:tc>
                <w:tcPr>
                  <w:tcW w:w="1875" w:type="dxa"/>
                  <w:tcBorders>
                    <w:right w:val="single" w:sz="4" w:space="0" w:color="auto"/>
                  </w:tcBorders>
                </w:tcPr>
                <w:p w14:paraId="2205A90F" w14:textId="5549A40D" w:rsidR="00BA6889" w:rsidRPr="008A6D1E" w:rsidRDefault="00BA6889" w:rsidP="00FA3FBB">
                  <w:pPr>
                    <w:spacing w:before="60" w:after="60" w:line="276" w:lineRule="auto"/>
                    <w:rPr>
                      <w:rFonts w:eastAsia="Arial" w:cs="Arial"/>
                      <w:sz w:val="18"/>
                      <w:szCs w:val="18"/>
                    </w:rPr>
                  </w:pPr>
                  <w:r w:rsidRPr="008A6D1E">
                    <w:rPr>
                      <w:rFonts w:eastAsia="Arial" w:cs="Arial"/>
                      <w:sz w:val="18"/>
                      <w:szCs w:val="18"/>
                    </w:rPr>
                    <w:t>L’</w:t>
                  </w:r>
                  <w:r w:rsidRPr="008A6D1E">
                    <w:rPr>
                      <w:rFonts w:eastAsia="Arial" w:cs="Arial"/>
                      <w:b/>
                      <w:bCs/>
                      <w:sz w:val="18"/>
                      <w:szCs w:val="18"/>
                    </w:rPr>
                    <w:t>existence</w:t>
                  </w:r>
                  <w:r w:rsidRPr="008A6D1E">
                    <w:rPr>
                      <w:rFonts w:eastAsia="Arial" w:cs="Arial"/>
                      <w:sz w:val="18"/>
                      <w:szCs w:val="18"/>
                    </w:rPr>
                    <w:t xml:space="preserve"> d’une solution au sein de l’écosystème Enedis</w:t>
                  </w:r>
                </w:p>
              </w:tc>
              <w:tc>
                <w:tcPr>
                  <w:tcW w:w="2087" w:type="dxa"/>
                  <w:tcBorders>
                    <w:right w:val="single" w:sz="4" w:space="0" w:color="auto"/>
                  </w:tcBorders>
                </w:tcPr>
                <w:p w14:paraId="26957B60" w14:textId="6F68C976" w:rsidR="00BA6889" w:rsidRPr="008A6D1E" w:rsidRDefault="00BA6889" w:rsidP="00FA3FBB">
                  <w:pPr>
                    <w:spacing w:before="60" w:after="60" w:line="276" w:lineRule="auto"/>
                    <w:rPr>
                      <w:rFonts w:eastAsia="Arial" w:cs="Arial"/>
                      <w:sz w:val="18"/>
                      <w:szCs w:val="18"/>
                    </w:rPr>
                  </w:pPr>
                  <w:r w:rsidRPr="008A6D1E">
                    <w:rPr>
                      <w:rFonts w:eastAsia="Arial" w:cs="Arial"/>
                      <w:sz w:val="18"/>
                      <w:szCs w:val="18"/>
                    </w:rPr>
                    <w:t xml:space="preserve">La </w:t>
                  </w:r>
                  <w:r w:rsidRPr="008A6D1E">
                    <w:rPr>
                      <w:rFonts w:eastAsia="Arial" w:cs="Arial"/>
                      <w:b/>
                      <w:bCs/>
                      <w:sz w:val="18"/>
                      <w:szCs w:val="18"/>
                    </w:rPr>
                    <w:t>pertinence</w:t>
                  </w:r>
                  <w:r w:rsidRPr="008A6D1E">
                    <w:rPr>
                      <w:rFonts w:eastAsia="Arial" w:cs="Arial"/>
                      <w:sz w:val="18"/>
                      <w:szCs w:val="18"/>
                    </w:rPr>
                    <w:t xml:space="preserve"> de l'IA comme solution pour le besoin Métier ;</w:t>
                  </w:r>
                </w:p>
              </w:tc>
              <w:tc>
                <w:tcPr>
                  <w:tcW w:w="2088" w:type="dxa"/>
                  <w:tcBorders>
                    <w:left w:val="single" w:sz="4" w:space="0" w:color="auto"/>
                    <w:right w:val="single" w:sz="4" w:space="0" w:color="auto"/>
                  </w:tcBorders>
                </w:tcPr>
                <w:p w14:paraId="4FAAE738" w14:textId="095E3B23" w:rsidR="00BA6889" w:rsidRPr="008A6D1E" w:rsidRDefault="00BA6889" w:rsidP="00FA3FBB">
                  <w:pPr>
                    <w:spacing w:before="60" w:after="60" w:line="276" w:lineRule="auto"/>
                    <w:rPr>
                      <w:rFonts w:eastAsia="Arial" w:cs="Arial"/>
                      <w:sz w:val="18"/>
                      <w:szCs w:val="18"/>
                    </w:rPr>
                  </w:pPr>
                  <w:r w:rsidRPr="008A6D1E">
                    <w:rPr>
                      <w:rFonts w:eastAsia="Arial" w:cs="Arial"/>
                      <w:sz w:val="18"/>
                      <w:szCs w:val="18"/>
                    </w:rPr>
                    <w:t xml:space="preserve">Les </w:t>
                  </w:r>
                  <w:r w:rsidRPr="008A6D1E">
                    <w:rPr>
                      <w:rFonts w:eastAsia="Arial" w:cs="Arial"/>
                      <w:b/>
                      <w:bCs/>
                      <w:sz w:val="18"/>
                      <w:szCs w:val="18"/>
                    </w:rPr>
                    <w:t>bénéfices</w:t>
                  </w:r>
                  <w:r w:rsidRPr="008A6D1E">
                    <w:rPr>
                      <w:rFonts w:eastAsia="Arial" w:cs="Arial"/>
                      <w:sz w:val="18"/>
                      <w:szCs w:val="18"/>
                    </w:rPr>
                    <w:t xml:space="preserve"> attendus et les indicateurs de succès ;</w:t>
                  </w:r>
                </w:p>
              </w:tc>
              <w:tc>
                <w:tcPr>
                  <w:tcW w:w="2141" w:type="dxa"/>
                  <w:tcBorders>
                    <w:left w:val="single" w:sz="4" w:space="0" w:color="auto"/>
                    <w:right w:val="single" w:sz="4" w:space="0" w:color="auto"/>
                  </w:tcBorders>
                </w:tcPr>
                <w:p w14:paraId="6A7524E9" w14:textId="1C5FC136" w:rsidR="00BA6889" w:rsidRPr="008A6D1E" w:rsidRDefault="00BA6889" w:rsidP="00FA3FBB">
                  <w:pPr>
                    <w:spacing w:before="60" w:after="60" w:line="276" w:lineRule="auto"/>
                    <w:rPr>
                      <w:rFonts w:eastAsia="Arial" w:cs="Arial"/>
                      <w:sz w:val="18"/>
                      <w:szCs w:val="18"/>
                    </w:rPr>
                  </w:pPr>
                  <w:r w:rsidRPr="008A6D1E">
                    <w:rPr>
                      <w:rFonts w:eastAsia="Arial" w:cs="Arial"/>
                      <w:sz w:val="18"/>
                      <w:szCs w:val="18"/>
                    </w:rPr>
                    <w:t xml:space="preserve">Les </w:t>
                  </w:r>
                  <w:r w:rsidRPr="008A6D1E">
                    <w:rPr>
                      <w:rFonts w:eastAsia="Arial" w:cs="Arial"/>
                      <w:b/>
                      <w:bCs/>
                      <w:sz w:val="18"/>
                      <w:szCs w:val="18"/>
                    </w:rPr>
                    <w:t>coûts</w:t>
                  </w:r>
                  <w:r w:rsidRPr="008A6D1E">
                    <w:rPr>
                      <w:rFonts w:eastAsia="Arial" w:cs="Arial"/>
                      <w:sz w:val="18"/>
                      <w:szCs w:val="18"/>
                    </w:rPr>
                    <w:t xml:space="preserve"> et </w:t>
                  </w:r>
                  <w:r w:rsidRPr="008A6D1E">
                    <w:rPr>
                      <w:rFonts w:eastAsia="Arial" w:cs="Arial"/>
                      <w:b/>
                      <w:bCs/>
                      <w:sz w:val="18"/>
                      <w:szCs w:val="18"/>
                    </w:rPr>
                    <w:t>contraintes</w:t>
                  </w:r>
                  <w:r w:rsidRPr="008A6D1E">
                    <w:rPr>
                      <w:rFonts w:eastAsia="Arial" w:cs="Arial"/>
                      <w:sz w:val="18"/>
                      <w:szCs w:val="18"/>
                    </w:rPr>
                    <w:t xml:space="preserve"> de mise en œuvre et d'exploitation ;</w:t>
                  </w:r>
                </w:p>
              </w:tc>
              <w:tc>
                <w:tcPr>
                  <w:tcW w:w="2127" w:type="dxa"/>
                  <w:tcBorders>
                    <w:left w:val="single" w:sz="4" w:space="0" w:color="auto"/>
                    <w:right w:val="nil"/>
                  </w:tcBorders>
                </w:tcPr>
                <w:p w14:paraId="2B15E91F" w14:textId="59823F70" w:rsidR="00BA6889" w:rsidRPr="008A6D1E" w:rsidRDefault="00BA6889" w:rsidP="00FA3FBB">
                  <w:pPr>
                    <w:spacing w:before="60" w:after="60" w:line="276" w:lineRule="auto"/>
                    <w:rPr>
                      <w:rFonts w:eastAsia="Arial" w:cs="Arial"/>
                      <w:sz w:val="18"/>
                      <w:szCs w:val="18"/>
                    </w:rPr>
                  </w:pPr>
                  <w:r w:rsidRPr="008A6D1E">
                    <w:rPr>
                      <w:rFonts w:eastAsia="Arial" w:cs="Arial"/>
                      <w:sz w:val="18"/>
                      <w:szCs w:val="18"/>
                    </w:rPr>
                    <w:t xml:space="preserve">Les </w:t>
                  </w:r>
                  <w:r w:rsidRPr="008A6D1E">
                    <w:rPr>
                      <w:rFonts w:eastAsia="Arial" w:cs="Arial"/>
                      <w:b/>
                      <w:bCs/>
                      <w:sz w:val="18"/>
                      <w:szCs w:val="18"/>
                    </w:rPr>
                    <w:t>risques</w:t>
                  </w:r>
                  <w:r w:rsidRPr="008A6D1E">
                    <w:rPr>
                      <w:rFonts w:eastAsia="Arial" w:cs="Arial"/>
                      <w:sz w:val="18"/>
                      <w:szCs w:val="18"/>
                    </w:rPr>
                    <w:t xml:space="preserve"> et les </w:t>
                  </w:r>
                  <w:r w:rsidRPr="008A6D1E">
                    <w:rPr>
                      <w:rFonts w:eastAsia="Arial" w:cs="Arial"/>
                      <w:b/>
                      <w:bCs/>
                      <w:sz w:val="18"/>
                      <w:szCs w:val="18"/>
                    </w:rPr>
                    <w:t>contraintes</w:t>
                  </w:r>
                  <w:r w:rsidRPr="008A6D1E">
                    <w:rPr>
                      <w:rFonts w:eastAsia="Arial" w:cs="Arial"/>
                      <w:sz w:val="18"/>
                      <w:szCs w:val="18"/>
                    </w:rPr>
                    <w:t xml:space="preserve"> (sécurité, conformité, sensibilité…).</w:t>
                  </w:r>
                </w:p>
              </w:tc>
            </w:tr>
          </w:tbl>
          <w:p w14:paraId="05B12C21" w14:textId="20C84A6B" w:rsidR="00C82B2A" w:rsidRPr="00D62585" w:rsidRDefault="00D62585" w:rsidP="00D62585">
            <w:pPr>
              <w:spacing w:before="0" w:line="276" w:lineRule="auto"/>
              <w:rPr>
                <w:rFonts w:eastAsia="Arial" w:cs="Arial"/>
              </w:rPr>
            </w:pPr>
            <w:r>
              <w:rPr>
                <w:rFonts w:eastAsia="Arial" w:cs="Arial"/>
              </w:rPr>
              <w:t>L’objectif est de rationaliser l’usage de l’IA générative</w:t>
            </w:r>
            <w:r w:rsidR="00C82B2A">
              <w:rPr>
                <w:rFonts w:eastAsia="Arial" w:cs="Arial"/>
              </w:rPr>
              <w:t>, de faire émerger les usages à forte valeur</w:t>
            </w:r>
            <w:r w:rsidR="00C82B2A" w:rsidRPr="00C82B2A">
              <w:rPr>
                <w:rFonts w:eastAsia="Arial" w:cs="Arial"/>
              </w:rPr>
              <w:t>, tout en garantissant des usages maîtrisés, sécurisés et alignés avec les objectifs du GTAR.</w:t>
            </w:r>
          </w:p>
          <w:p w14:paraId="67E633E9" w14:textId="21BE7465" w:rsidR="007A5C41" w:rsidRPr="000F6592" w:rsidRDefault="007A5C41">
            <w:pPr>
              <w:pStyle w:val="Paragraphedeliste"/>
              <w:numPr>
                <w:ilvl w:val="0"/>
                <w:numId w:val="6"/>
              </w:numPr>
              <w:spacing w:line="276" w:lineRule="auto"/>
              <w:rPr>
                <w:rFonts w:eastAsia="Arial" w:cs="Arial"/>
              </w:rPr>
            </w:pPr>
            <w:r w:rsidRPr="000F6592">
              <w:rPr>
                <w:rFonts w:eastAsia="Arial" w:cs="Arial"/>
                <w:b/>
                <w:bCs/>
              </w:rPr>
              <w:t>Formation</w:t>
            </w:r>
            <w:r w:rsidRPr="000F6592">
              <w:rPr>
                <w:rFonts w:eastAsia="Arial" w:cs="Arial"/>
              </w:rPr>
              <w:t xml:space="preserve"> à la bonne utilisation des outils d’IA, aux techniques de </w:t>
            </w:r>
            <w:r w:rsidRPr="000F6592">
              <w:rPr>
                <w:rFonts w:eastAsia="Arial" w:cs="Arial"/>
                <w:i/>
                <w:iCs/>
              </w:rPr>
              <w:t>prompting</w:t>
            </w:r>
            <w:r w:rsidRPr="000F6592">
              <w:rPr>
                <w:rFonts w:eastAsia="Arial" w:cs="Arial"/>
              </w:rPr>
              <w:t xml:space="preserve"> et </w:t>
            </w:r>
            <w:r w:rsidRPr="000F6592">
              <w:rPr>
                <w:rFonts w:eastAsia="Arial" w:cs="Arial"/>
                <w:b/>
                <w:bCs/>
              </w:rPr>
              <w:t>sensibilisation</w:t>
            </w:r>
            <w:r w:rsidRPr="000F6592">
              <w:rPr>
                <w:rFonts w:eastAsia="Arial" w:cs="Arial"/>
              </w:rPr>
              <w:t xml:space="preserve"> aux limites et risques associés</w:t>
            </w:r>
            <w:r w:rsidR="009832CD">
              <w:rPr>
                <w:noProof/>
              </w:rPr>
              <w:t xml:space="preserve"> </w:t>
            </w:r>
          </w:p>
          <w:p w14:paraId="4D0A95FF" w14:textId="1ED0672B" w:rsidR="00CC2945" w:rsidRDefault="00CC2945" w:rsidP="00CC2945">
            <w:pPr>
              <w:spacing w:after="0" w:line="276" w:lineRule="auto"/>
              <w:rPr>
                <w:rFonts w:eastAsia="Arial" w:cs="Arial"/>
              </w:rPr>
            </w:pPr>
            <w:r w:rsidRPr="00CC2945">
              <w:rPr>
                <w:rFonts w:eastAsia="Arial" w:cs="Arial"/>
              </w:rPr>
              <w:t>Yélé Consulting met en œuvre un parcours de montée en compétence</w:t>
            </w:r>
            <w:r w:rsidR="00FA68A5">
              <w:rPr>
                <w:rFonts w:eastAsia="Arial" w:cs="Arial"/>
              </w:rPr>
              <w:t>s</w:t>
            </w:r>
            <w:r w:rsidRPr="00CC2945">
              <w:rPr>
                <w:rFonts w:eastAsia="Arial" w:cs="Arial"/>
              </w:rPr>
              <w:t xml:space="preserve"> </w:t>
            </w:r>
            <w:r>
              <w:rPr>
                <w:rFonts w:eastAsia="Arial" w:cs="Arial"/>
              </w:rPr>
              <w:t>a</w:t>
            </w:r>
            <w:r w:rsidRPr="00CC2945">
              <w:rPr>
                <w:rFonts w:eastAsia="Arial" w:cs="Arial"/>
              </w:rPr>
              <w:t>fin de favoriser une adoption durable des outils d'IA générative.</w:t>
            </w:r>
            <w:r w:rsidR="00FA68A5">
              <w:rPr>
                <w:rFonts w:eastAsia="Arial" w:cs="Arial"/>
              </w:rPr>
              <w:t xml:space="preserve"> </w:t>
            </w:r>
            <w:r w:rsidR="00B4704C">
              <w:rPr>
                <w:rFonts w:eastAsia="Arial" w:cs="Arial"/>
              </w:rPr>
              <w:t>Notre dispositif propose l</w:t>
            </w:r>
            <w:r w:rsidRPr="00CC2945">
              <w:rPr>
                <w:rFonts w:eastAsia="Arial" w:cs="Arial"/>
              </w:rPr>
              <w:t>es guides de bonnes pratiques</w:t>
            </w:r>
            <w:r w:rsidR="00180654">
              <w:rPr>
                <w:rFonts w:eastAsia="Arial" w:cs="Arial"/>
              </w:rPr>
              <w:t>, les</w:t>
            </w:r>
            <w:r w:rsidRPr="00CC2945">
              <w:rPr>
                <w:rFonts w:eastAsia="Arial" w:cs="Arial"/>
              </w:rPr>
              <w:t xml:space="preserve"> supports pédagogiques </w:t>
            </w:r>
            <w:r w:rsidR="00180654">
              <w:rPr>
                <w:rFonts w:eastAsia="Arial" w:cs="Arial"/>
              </w:rPr>
              <w:t xml:space="preserve">et </w:t>
            </w:r>
            <w:r w:rsidRPr="00CC2945">
              <w:rPr>
                <w:rFonts w:eastAsia="Arial" w:cs="Arial"/>
              </w:rPr>
              <w:t>sensibilis</w:t>
            </w:r>
            <w:r w:rsidR="00812077">
              <w:rPr>
                <w:rFonts w:eastAsia="Arial" w:cs="Arial"/>
              </w:rPr>
              <w:t>e</w:t>
            </w:r>
            <w:r w:rsidRPr="00CC2945">
              <w:rPr>
                <w:rFonts w:eastAsia="Arial" w:cs="Arial"/>
              </w:rPr>
              <w:t xml:space="preserve"> aux risques et aux exigences d'une utilisation responsable</w:t>
            </w:r>
            <w:r w:rsidR="00D270B8">
              <w:rPr>
                <w:rFonts w:eastAsia="Arial" w:cs="Arial"/>
              </w:rPr>
              <w:t>. Cette formation</w:t>
            </w:r>
            <w:r w:rsidR="00055416">
              <w:rPr>
                <w:rFonts w:eastAsia="Arial" w:cs="Arial"/>
              </w:rPr>
              <w:t>, orienté objectif de maturité à atteindre,</w:t>
            </w:r>
            <w:r w:rsidR="00D270B8">
              <w:rPr>
                <w:rFonts w:eastAsia="Arial" w:cs="Arial"/>
              </w:rPr>
              <w:t xml:space="preserve"> </w:t>
            </w:r>
            <w:r w:rsidRPr="00CC2945">
              <w:rPr>
                <w:rFonts w:eastAsia="Arial" w:cs="Arial"/>
              </w:rPr>
              <w:t>abord</w:t>
            </w:r>
            <w:r w:rsidR="00D270B8">
              <w:rPr>
                <w:rFonts w:eastAsia="Arial" w:cs="Arial"/>
              </w:rPr>
              <w:t>e</w:t>
            </w:r>
            <w:r w:rsidRPr="00CC2945">
              <w:rPr>
                <w:rFonts w:eastAsia="Arial" w:cs="Arial"/>
              </w:rPr>
              <w:t xml:space="preserve"> notamment :</w:t>
            </w:r>
          </w:p>
          <w:tbl>
            <w:tblPr>
              <w:tblStyle w:val="Grilledutableau"/>
              <w:tblW w:w="0" w:type="auto"/>
              <w:tblBorders>
                <w:top w:val="none" w:sz="0" w:space="0" w:color="auto"/>
                <w:left w:val="none" w:sz="0" w:space="0" w:color="auto"/>
                <w:bottom w:val="none" w:sz="0" w:space="0" w:color="auto"/>
                <w:insideH w:val="none" w:sz="0" w:space="0" w:color="auto"/>
              </w:tblBorders>
              <w:tblLook w:val="04A0" w:firstRow="1" w:lastRow="0" w:firstColumn="1" w:lastColumn="0" w:noHBand="0" w:noVBand="1"/>
            </w:tblPr>
            <w:tblGrid>
              <w:gridCol w:w="1875"/>
              <w:gridCol w:w="2087"/>
              <w:gridCol w:w="2088"/>
              <w:gridCol w:w="2141"/>
              <w:gridCol w:w="2127"/>
            </w:tblGrid>
            <w:tr w:rsidR="00597330" w:rsidRPr="00FA3FBB" w14:paraId="6D1B34A0" w14:textId="77777777" w:rsidTr="00C129EB">
              <w:tc>
                <w:tcPr>
                  <w:tcW w:w="1875" w:type="dxa"/>
                  <w:tcBorders>
                    <w:right w:val="single" w:sz="4" w:space="0" w:color="auto"/>
                  </w:tcBorders>
                </w:tcPr>
                <w:p w14:paraId="2CD1E9B7" w14:textId="77777777" w:rsidR="00597330" w:rsidRPr="008A6D1E" w:rsidRDefault="00597330" w:rsidP="006B5572">
                  <w:pPr>
                    <w:spacing w:before="60" w:after="60" w:line="276" w:lineRule="auto"/>
                    <w:rPr>
                      <w:rFonts w:eastAsia="Arial" w:cs="Arial"/>
                      <w:sz w:val="18"/>
                      <w:szCs w:val="18"/>
                    </w:rPr>
                  </w:pPr>
                  <w:r w:rsidRPr="008A6D1E">
                    <w:rPr>
                      <w:rFonts w:eastAsia="Arial" w:cs="Arial"/>
                      <w:sz w:val="18"/>
                      <w:szCs w:val="18"/>
                    </w:rPr>
                    <w:t xml:space="preserve">Les </w:t>
                  </w:r>
                  <w:r w:rsidRPr="008A6D1E">
                    <w:rPr>
                      <w:rFonts w:eastAsia="Arial" w:cs="Arial"/>
                      <w:b/>
                      <w:bCs/>
                      <w:sz w:val="18"/>
                      <w:szCs w:val="18"/>
                    </w:rPr>
                    <w:t>opportunités</w:t>
                  </w:r>
                  <w:r w:rsidRPr="008A6D1E">
                    <w:rPr>
                      <w:rFonts w:eastAsia="Arial" w:cs="Arial"/>
                      <w:sz w:val="18"/>
                      <w:szCs w:val="18"/>
                    </w:rPr>
                    <w:t xml:space="preserve">, </w:t>
                  </w:r>
                  <w:r w:rsidRPr="008A6D1E">
                    <w:rPr>
                      <w:rFonts w:eastAsia="Arial" w:cs="Arial"/>
                      <w:b/>
                      <w:bCs/>
                      <w:sz w:val="18"/>
                      <w:szCs w:val="18"/>
                    </w:rPr>
                    <w:t>limites</w:t>
                  </w:r>
                  <w:r w:rsidRPr="008A6D1E">
                    <w:rPr>
                      <w:rFonts w:eastAsia="Arial" w:cs="Arial"/>
                      <w:sz w:val="18"/>
                      <w:szCs w:val="18"/>
                    </w:rPr>
                    <w:t xml:space="preserve"> et </w:t>
                  </w:r>
                  <w:r w:rsidRPr="008A6D1E">
                    <w:rPr>
                      <w:rFonts w:eastAsia="Arial" w:cs="Arial"/>
                      <w:b/>
                      <w:bCs/>
                      <w:sz w:val="18"/>
                      <w:szCs w:val="18"/>
                    </w:rPr>
                    <w:t>risques</w:t>
                  </w:r>
                  <w:r w:rsidRPr="008A6D1E">
                    <w:rPr>
                      <w:rFonts w:eastAsia="Arial" w:cs="Arial"/>
                      <w:sz w:val="18"/>
                      <w:szCs w:val="18"/>
                    </w:rPr>
                    <w:t xml:space="preserve"> des modèles d'IA ;</w:t>
                  </w:r>
                </w:p>
                <w:p w14:paraId="782E9A9C" w14:textId="55CCCC99" w:rsidR="00597330" w:rsidRPr="008A6D1E" w:rsidRDefault="00597330" w:rsidP="00597330">
                  <w:pPr>
                    <w:spacing w:before="60" w:after="60" w:line="276" w:lineRule="auto"/>
                    <w:rPr>
                      <w:rFonts w:eastAsia="Arial" w:cs="Arial"/>
                      <w:sz w:val="18"/>
                      <w:szCs w:val="18"/>
                    </w:rPr>
                  </w:pPr>
                </w:p>
              </w:tc>
              <w:tc>
                <w:tcPr>
                  <w:tcW w:w="2087" w:type="dxa"/>
                  <w:tcBorders>
                    <w:right w:val="single" w:sz="4" w:space="0" w:color="auto"/>
                  </w:tcBorders>
                </w:tcPr>
                <w:p w14:paraId="2EEE39A0" w14:textId="15CF89F1" w:rsidR="00597330" w:rsidRPr="008A6D1E" w:rsidRDefault="00597330" w:rsidP="00597330">
                  <w:pPr>
                    <w:spacing w:before="60" w:after="60" w:line="276" w:lineRule="auto"/>
                    <w:rPr>
                      <w:rFonts w:eastAsia="Arial" w:cs="Arial"/>
                      <w:sz w:val="18"/>
                      <w:szCs w:val="18"/>
                    </w:rPr>
                  </w:pPr>
                  <w:r w:rsidRPr="008A6D1E">
                    <w:rPr>
                      <w:rFonts w:eastAsia="Arial" w:cs="Arial"/>
                      <w:sz w:val="18"/>
                      <w:szCs w:val="18"/>
                    </w:rPr>
                    <w:t xml:space="preserve">Les </w:t>
                  </w:r>
                  <w:r w:rsidRPr="008A6D1E">
                    <w:rPr>
                      <w:rFonts w:eastAsia="Arial" w:cs="Arial"/>
                      <w:b/>
                      <w:bCs/>
                      <w:sz w:val="18"/>
                      <w:szCs w:val="18"/>
                    </w:rPr>
                    <w:t>biais cognitifs</w:t>
                  </w:r>
                  <w:r w:rsidRPr="008A6D1E">
                    <w:rPr>
                      <w:rFonts w:eastAsia="Arial" w:cs="Arial"/>
                      <w:sz w:val="18"/>
                      <w:szCs w:val="18"/>
                    </w:rPr>
                    <w:t>, les dérives (</w:t>
                  </w:r>
                  <w:r w:rsidRPr="008A6D1E">
                    <w:rPr>
                      <w:rFonts w:eastAsia="Arial" w:cs="Arial"/>
                      <w:b/>
                      <w:bCs/>
                      <w:sz w:val="18"/>
                      <w:szCs w:val="18"/>
                    </w:rPr>
                    <w:t>hallucinations</w:t>
                  </w:r>
                  <w:r w:rsidRPr="008A6D1E">
                    <w:rPr>
                      <w:rFonts w:eastAsia="Arial" w:cs="Arial"/>
                      <w:sz w:val="18"/>
                      <w:szCs w:val="18"/>
                    </w:rPr>
                    <w:t>) et la supervision humaine (</w:t>
                  </w:r>
                  <w:r w:rsidRPr="008A6D1E">
                    <w:rPr>
                      <w:rFonts w:eastAsia="Arial" w:cs="Arial"/>
                      <w:b/>
                      <w:bCs/>
                      <w:i/>
                      <w:iCs/>
                      <w:sz w:val="18"/>
                      <w:szCs w:val="18"/>
                    </w:rPr>
                    <w:t>Human in the Loop</w:t>
                  </w:r>
                  <w:r w:rsidRPr="008A6D1E">
                    <w:rPr>
                      <w:rFonts w:eastAsia="Arial" w:cs="Arial"/>
                      <w:sz w:val="18"/>
                      <w:szCs w:val="18"/>
                    </w:rPr>
                    <w:t>) ;</w:t>
                  </w:r>
                </w:p>
              </w:tc>
              <w:tc>
                <w:tcPr>
                  <w:tcW w:w="2088" w:type="dxa"/>
                  <w:tcBorders>
                    <w:left w:val="single" w:sz="4" w:space="0" w:color="auto"/>
                    <w:right w:val="single" w:sz="4" w:space="0" w:color="auto"/>
                  </w:tcBorders>
                </w:tcPr>
                <w:p w14:paraId="042578C9" w14:textId="32A26305" w:rsidR="00597330" w:rsidRPr="008A6D1E" w:rsidRDefault="00597330" w:rsidP="00597330">
                  <w:pPr>
                    <w:spacing w:before="60" w:after="60" w:line="276" w:lineRule="auto"/>
                    <w:rPr>
                      <w:rFonts w:eastAsia="Arial" w:cs="Arial"/>
                      <w:sz w:val="18"/>
                      <w:szCs w:val="18"/>
                    </w:rPr>
                  </w:pPr>
                  <w:r w:rsidRPr="008A6D1E">
                    <w:rPr>
                      <w:rFonts w:eastAsia="Arial" w:cs="Arial"/>
                      <w:sz w:val="18"/>
                      <w:szCs w:val="18"/>
                    </w:rPr>
                    <w:t xml:space="preserve">La protection des </w:t>
                  </w:r>
                  <w:r w:rsidRPr="008A6D1E">
                    <w:rPr>
                      <w:rFonts w:eastAsia="Arial" w:cs="Arial"/>
                      <w:b/>
                      <w:bCs/>
                      <w:sz w:val="18"/>
                      <w:szCs w:val="18"/>
                    </w:rPr>
                    <w:t>données</w:t>
                  </w:r>
                  <w:r w:rsidRPr="008A6D1E">
                    <w:rPr>
                      <w:rFonts w:eastAsia="Arial" w:cs="Arial"/>
                      <w:sz w:val="18"/>
                      <w:szCs w:val="18"/>
                    </w:rPr>
                    <w:t xml:space="preserve"> et les </w:t>
                  </w:r>
                  <w:r w:rsidRPr="008A6D1E">
                    <w:rPr>
                      <w:rFonts w:eastAsia="Arial" w:cs="Arial"/>
                      <w:b/>
                      <w:bCs/>
                      <w:sz w:val="18"/>
                      <w:szCs w:val="18"/>
                    </w:rPr>
                    <w:t>exigences</w:t>
                  </w:r>
                  <w:r w:rsidRPr="008A6D1E">
                    <w:rPr>
                      <w:rFonts w:eastAsia="Arial" w:cs="Arial"/>
                      <w:sz w:val="18"/>
                      <w:szCs w:val="18"/>
                    </w:rPr>
                    <w:t xml:space="preserve"> </w:t>
                  </w:r>
                  <w:r w:rsidR="00125C4D" w:rsidRPr="008A6D1E">
                    <w:rPr>
                      <w:rFonts w:eastAsia="Arial" w:cs="Arial"/>
                      <w:sz w:val="18"/>
                      <w:szCs w:val="18"/>
                    </w:rPr>
                    <w:t xml:space="preserve">ou </w:t>
                  </w:r>
                  <w:r w:rsidR="00125C4D" w:rsidRPr="008A6D1E">
                    <w:rPr>
                      <w:rFonts w:eastAsia="Arial" w:cs="Arial"/>
                      <w:b/>
                      <w:bCs/>
                      <w:sz w:val="18"/>
                      <w:szCs w:val="18"/>
                    </w:rPr>
                    <w:t>contraintes</w:t>
                  </w:r>
                  <w:r w:rsidR="00125C4D" w:rsidRPr="008A6D1E">
                    <w:rPr>
                      <w:rFonts w:eastAsia="Arial" w:cs="Arial"/>
                      <w:sz w:val="18"/>
                      <w:szCs w:val="18"/>
                    </w:rPr>
                    <w:t xml:space="preserve"> </w:t>
                  </w:r>
                  <w:r w:rsidRPr="008A6D1E">
                    <w:rPr>
                      <w:rFonts w:eastAsia="Arial" w:cs="Arial"/>
                      <w:sz w:val="18"/>
                      <w:szCs w:val="18"/>
                    </w:rPr>
                    <w:t xml:space="preserve">réglementaires (RGPD, </w:t>
                  </w:r>
                  <w:r w:rsidRPr="008A6D1E">
                    <w:rPr>
                      <w:rFonts w:eastAsia="Arial" w:cs="Arial"/>
                      <w:i/>
                      <w:iCs/>
                      <w:sz w:val="18"/>
                      <w:szCs w:val="18"/>
                    </w:rPr>
                    <w:t>AI Act</w:t>
                  </w:r>
                  <w:r w:rsidRPr="008A6D1E">
                    <w:rPr>
                      <w:rFonts w:eastAsia="Arial" w:cs="Arial"/>
                      <w:sz w:val="18"/>
                      <w:szCs w:val="18"/>
                    </w:rPr>
                    <w:t>, données sensibles – ICS) ;</w:t>
                  </w:r>
                </w:p>
              </w:tc>
              <w:tc>
                <w:tcPr>
                  <w:tcW w:w="2141" w:type="dxa"/>
                  <w:tcBorders>
                    <w:left w:val="single" w:sz="4" w:space="0" w:color="auto"/>
                    <w:right w:val="single" w:sz="4" w:space="0" w:color="auto"/>
                  </w:tcBorders>
                </w:tcPr>
                <w:p w14:paraId="2C975957" w14:textId="49B4074F" w:rsidR="00597330" w:rsidRPr="008A6D1E" w:rsidRDefault="00597330" w:rsidP="00597330">
                  <w:pPr>
                    <w:spacing w:before="60" w:after="60" w:line="276" w:lineRule="auto"/>
                    <w:rPr>
                      <w:rFonts w:eastAsia="Arial" w:cs="Arial"/>
                      <w:sz w:val="18"/>
                      <w:szCs w:val="18"/>
                    </w:rPr>
                  </w:pPr>
                  <w:r w:rsidRPr="008A6D1E">
                    <w:rPr>
                      <w:rFonts w:eastAsia="Arial" w:cs="Arial"/>
                      <w:sz w:val="18"/>
                      <w:szCs w:val="18"/>
                    </w:rPr>
                    <w:t xml:space="preserve">Les notions de </w:t>
                  </w:r>
                  <w:r w:rsidRPr="008A6D1E">
                    <w:rPr>
                      <w:rFonts w:eastAsia="Arial" w:cs="Arial"/>
                      <w:b/>
                      <w:bCs/>
                      <w:sz w:val="18"/>
                      <w:szCs w:val="18"/>
                    </w:rPr>
                    <w:t>sobriété</w:t>
                  </w:r>
                  <w:r w:rsidRPr="008A6D1E">
                    <w:rPr>
                      <w:rFonts w:eastAsia="Arial" w:cs="Arial"/>
                      <w:sz w:val="18"/>
                      <w:szCs w:val="18"/>
                    </w:rPr>
                    <w:t xml:space="preserve"> numérique et d'</w:t>
                  </w:r>
                  <w:r w:rsidRPr="008A6D1E">
                    <w:rPr>
                      <w:rFonts w:eastAsia="Arial" w:cs="Arial"/>
                      <w:b/>
                      <w:bCs/>
                      <w:sz w:val="18"/>
                      <w:szCs w:val="18"/>
                    </w:rPr>
                    <w:t>optimisation</w:t>
                  </w:r>
                  <w:r w:rsidRPr="008A6D1E">
                    <w:rPr>
                      <w:rFonts w:eastAsia="Arial" w:cs="Arial"/>
                      <w:sz w:val="18"/>
                      <w:szCs w:val="18"/>
                    </w:rPr>
                    <w:t xml:space="preserve"> des usages (</w:t>
                  </w:r>
                  <w:r w:rsidRPr="008A6D1E">
                    <w:rPr>
                      <w:rFonts w:eastAsia="Arial" w:cs="Arial"/>
                      <w:i/>
                      <w:iCs/>
                      <w:sz w:val="18"/>
                      <w:szCs w:val="18"/>
                    </w:rPr>
                    <w:t>AI FinOps</w:t>
                  </w:r>
                  <w:r w:rsidRPr="008A6D1E">
                    <w:rPr>
                      <w:rFonts w:eastAsia="Arial" w:cs="Arial"/>
                      <w:sz w:val="18"/>
                      <w:szCs w:val="18"/>
                    </w:rPr>
                    <w:t xml:space="preserve"> et </w:t>
                  </w:r>
                  <w:r w:rsidRPr="008A6D1E">
                    <w:rPr>
                      <w:rFonts w:eastAsia="Arial" w:cs="Arial"/>
                      <w:i/>
                      <w:iCs/>
                      <w:sz w:val="18"/>
                      <w:szCs w:val="18"/>
                    </w:rPr>
                    <w:t>AI</w:t>
                  </w:r>
                  <w:r w:rsidRPr="008A6D1E">
                    <w:rPr>
                      <w:rFonts w:eastAsia="Arial" w:cs="Arial"/>
                      <w:sz w:val="18"/>
                      <w:szCs w:val="18"/>
                    </w:rPr>
                    <w:t xml:space="preserve"> </w:t>
                  </w:r>
                  <w:r w:rsidRPr="008A6D1E">
                    <w:rPr>
                      <w:rFonts w:eastAsia="Arial" w:cs="Arial"/>
                      <w:i/>
                      <w:iCs/>
                      <w:sz w:val="18"/>
                      <w:szCs w:val="18"/>
                    </w:rPr>
                    <w:t>Tokenomics</w:t>
                  </w:r>
                  <w:r w:rsidRPr="008A6D1E">
                    <w:rPr>
                      <w:rFonts w:eastAsia="Arial" w:cs="Arial"/>
                      <w:sz w:val="18"/>
                      <w:szCs w:val="18"/>
                    </w:rPr>
                    <w:t>) ;</w:t>
                  </w:r>
                </w:p>
              </w:tc>
              <w:tc>
                <w:tcPr>
                  <w:tcW w:w="2127" w:type="dxa"/>
                  <w:tcBorders>
                    <w:left w:val="single" w:sz="4" w:space="0" w:color="auto"/>
                    <w:right w:val="nil"/>
                  </w:tcBorders>
                </w:tcPr>
                <w:p w14:paraId="454B196D" w14:textId="72479CE5" w:rsidR="00597330" w:rsidRPr="008A6D1E" w:rsidRDefault="00597330" w:rsidP="00597330">
                  <w:pPr>
                    <w:spacing w:before="60" w:after="60" w:line="276" w:lineRule="auto"/>
                    <w:rPr>
                      <w:rFonts w:eastAsia="Arial" w:cs="Arial"/>
                      <w:sz w:val="18"/>
                      <w:szCs w:val="18"/>
                    </w:rPr>
                  </w:pPr>
                  <w:r w:rsidRPr="008A6D1E">
                    <w:rPr>
                      <w:rFonts w:eastAsia="Arial" w:cs="Arial"/>
                      <w:sz w:val="18"/>
                      <w:szCs w:val="18"/>
                    </w:rPr>
                    <w:t xml:space="preserve">Les bonnes pratiques de </w:t>
                  </w:r>
                  <w:r w:rsidRPr="008A6D1E">
                    <w:rPr>
                      <w:rFonts w:eastAsia="Arial" w:cs="Arial"/>
                      <w:b/>
                      <w:bCs/>
                      <w:i/>
                      <w:iCs/>
                      <w:sz w:val="18"/>
                      <w:szCs w:val="18"/>
                    </w:rPr>
                    <w:t>prompting</w:t>
                  </w:r>
                  <w:r w:rsidR="00A3476E" w:rsidRPr="008A6D1E">
                    <w:rPr>
                      <w:rFonts w:eastAsia="Arial" w:cs="Arial"/>
                      <w:i/>
                      <w:iCs/>
                      <w:sz w:val="18"/>
                      <w:szCs w:val="18"/>
                    </w:rPr>
                    <w:t xml:space="preserve">, </w:t>
                  </w:r>
                  <w:r w:rsidR="00A3476E" w:rsidRPr="008A6D1E">
                    <w:rPr>
                      <w:rFonts w:eastAsia="Arial" w:cs="Arial"/>
                      <w:sz w:val="18"/>
                      <w:szCs w:val="18"/>
                    </w:rPr>
                    <w:t xml:space="preserve">d’ajout de </w:t>
                  </w:r>
                  <w:r w:rsidR="00A3476E" w:rsidRPr="008A6D1E">
                    <w:rPr>
                      <w:rFonts w:eastAsia="Arial" w:cs="Arial"/>
                      <w:b/>
                      <w:bCs/>
                      <w:sz w:val="18"/>
                      <w:szCs w:val="18"/>
                    </w:rPr>
                    <w:t>contexte</w:t>
                  </w:r>
                  <w:r w:rsidR="00A3476E" w:rsidRPr="008A6D1E">
                    <w:rPr>
                      <w:rFonts w:eastAsia="Arial" w:cs="Arial"/>
                      <w:sz w:val="18"/>
                      <w:szCs w:val="18"/>
                    </w:rPr>
                    <w:t xml:space="preserve"> </w:t>
                  </w:r>
                  <w:r w:rsidRPr="008A6D1E">
                    <w:rPr>
                      <w:rFonts w:eastAsia="Arial" w:cs="Arial"/>
                      <w:sz w:val="18"/>
                      <w:szCs w:val="18"/>
                    </w:rPr>
                    <w:t>et d'</w:t>
                  </w:r>
                  <w:r w:rsidRPr="008A6D1E">
                    <w:rPr>
                      <w:rFonts w:eastAsia="Arial" w:cs="Arial"/>
                      <w:b/>
                      <w:bCs/>
                      <w:sz w:val="18"/>
                      <w:szCs w:val="18"/>
                    </w:rPr>
                    <w:t>interaction</w:t>
                  </w:r>
                  <w:r w:rsidRPr="008A6D1E">
                    <w:rPr>
                      <w:rFonts w:eastAsia="Arial" w:cs="Arial"/>
                      <w:sz w:val="18"/>
                      <w:szCs w:val="18"/>
                    </w:rPr>
                    <w:t xml:space="preserve"> avec les modèles.</w:t>
                  </w:r>
                </w:p>
              </w:tc>
            </w:tr>
          </w:tbl>
          <w:p w14:paraId="5F7C9D56" w14:textId="5A192F0C" w:rsidR="00A42606" w:rsidRPr="000F6592" w:rsidRDefault="003C2A65" w:rsidP="003C7F39">
            <w:pPr>
              <w:spacing w:line="276" w:lineRule="auto"/>
              <w:rPr>
                <w:rFonts w:eastAsia="Arial" w:cs="Arial"/>
              </w:rPr>
            </w:pPr>
            <w:r>
              <w:rPr>
                <w:rFonts w:eastAsia="Arial" w:cs="Arial"/>
              </w:rPr>
              <w:t xml:space="preserve">Notre </w:t>
            </w:r>
            <w:r w:rsidR="00CC2945">
              <w:rPr>
                <w:rFonts w:eastAsia="Arial" w:cs="Arial"/>
              </w:rPr>
              <w:t>proposition sera coconstruite avec le GTAR</w:t>
            </w:r>
            <w:r>
              <w:rPr>
                <w:rFonts w:eastAsia="Arial" w:cs="Arial"/>
              </w:rPr>
              <w:t xml:space="preserve"> et soumise à </w:t>
            </w:r>
            <w:r w:rsidRPr="006438F1">
              <w:rPr>
                <w:rFonts w:eastAsia="Arial" w:cs="Arial"/>
                <w:b/>
                <w:bCs/>
              </w:rPr>
              <w:t>enquête</w:t>
            </w:r>
            <w:r w:rsidR="003C7F39" w:rsidRPr="006438F1">
              <w:rPr>
                <w:rFonts w:eastAsia="Arial" w:cs="Arial"/>
                <w:b/>
                <w:bCs/>
              </w:rPr>
              <w:t>s</w:t>
            </w:r>
            <w:r w:rsidRPr="006438F1">
              <w:rPr>
                <w:rFonts w:eastAsia="Arial" w:cs="Arial"/>
                <w:b/>
                <w:bCs/>
              </w:rPr>
              <w:t xml:space="preserve"> de satisfaction</w:t>
            </w:r>
            <w:r w:rsidR="00A42606">
              <w:rPr>
                <w:rFonts w:eastAsia="Arial" w:cs="Arial"/>
              </w:rPr>
              <w:t xml:space="preserve">, à chaud et à froid, </w:t>
            </w:r>
            <w:r w:rsidR="003C7F39">
              <w:rPr>
                <w:rFonts w:eastAsia="Arial" w:cs="Arial"/>
              </w:rPr>
              <w:t xml:space="preserve">pour évaluer </w:t>
            </w:r>
            <w:r w:rsidR="00A42606">
              <w:rPr>
                <w:rFonts w:eastAsia="Arial" w:cs="Arial"/>
              </w:rPr>
              <w:t xml:space="preserve">la pertinence et la portée de ces formations. </w:t>
            </w:r>
          </w:p>
          <w:p w14:paraId="3D535287" w14:textId="689CD790" w:rsidR="00EA35DA" w:rsidRDefault="00EA35DA" w:rsidP="00A42606">
            <w:pPr>
              <w:spacing w:before="0" w:after="0" w:line="276" w:lineRule="auto"/>
              <w:rPr>
                <w:rFonts w:eastAsia="Arial" w:cs="Arial"/>
              </w:rPr>
            </w:pPr>
            <w:r w:rsidRPr="000F6592">
              <w:rPr>
                <w:rFonts w:eastAsia="Arial" w:cs="Arial"/>
              </w:rPr>
              <w:t xml:space="preserve">Pour chaque outil, la documentation associée se référera à ce guide en précisant les </w:t>
            </w:r>
            <w:r w:rsidRPr="006438F1">
              <w:rPr>
                <w:rFonts w:eastAsia="Arial" w:cs="Arial"/>
                <w:b/>
                <w:bCs/>
              </w:rPr>
              <w:t>modes opératoires</w:t>
            </w:r>
            <w:r w:rsidRPr="000F6592">
              <w:rPr>
                <w:rFonts w:eastAsia="Arial" w:cs="Arial"/>
              </w:rPr>
              <w:t xml:space="preserve"> possibles, ainsi que les </w:t>
            </w:r>
            <w:r w:rsidR="003217F2">
              <w:rPr>
                <w:rFonts w:eastAsia="Arial" w:cs="Arial"/>
              </w:rPr>
              <w:t>concepts et techniques utiles.</w:t>
            </w:r>
          </w:p>
          <w:p w14:paraId="73AB06F7" w14:textId="032BC990" w:rsidR="007A5C41" w:rsidRPr="00A42606" w:rsidRDefault="007A5C41">
            <w:pPr>
              <w:pStyle w:val="Paragraphedeliste"/>
              <w:numPr>
                <w:ilvl w:val="0"/>
                <w:numId w:val="6"/>
              </w:numPr>
              <w:spacing w:line="276" w:lineRule="auto"/>
              <w:rPr>
                <w:rFonts w:eastAsia="Arial" w:cs="Arial"/>
              </w:rPr>
            </w:pPr>
            <w:r w:rsidRPr="00A42606">
              <w:rPr>
                <w:rFonts w:eastAsia="Arial" w:cs="Arial"/>
                <w:b/>
                <w:bCs/>
              </w:rPr>
              <w:lastRenderedPageBreak/>
              <w:t>Accompagnement des utilisateurs</w:t>
            </w:r>
            <w:r w:rsidRPr="00A42606">
              <w:rPr>
                <w:rFonts w:eastAsia="Arial" w:cs="Arial"/>
              </w:rPr>
              <w:t xml:space="preserve"> dans leur </w:t>
            </w:r>
            <w:r w:rsidRPr="00C52EBE">
              <w:rPr>
                <w:rFonts w:eastAsia="Arial" w:cs="Arial"/>
                <w:b/>
                <w:bCs/>
              </w:rPr>
              <w:t>utilisation quotidienne</w:t>
            </w:r>
            <w:r w:rsidRPr="00A42606">
              <w:rPr>
                <w:rFonts w:eastAsia="Arial" w:cs="Arial"/>
              </w:rPr>
              <w:t xml:space="preserve"> des outils d’IA générative</w:t>
            </w:r>
            <w:r w:rsidR="009832CD" w:rsidRPr="00A42606">
              <w:rPr>
                <w:rFonts w:eastAsia="Arial" w:cs="Arial"/>
              </w:rPr>
              <w:t xml:space="preserve"> </w:t>
            </w:r>
            <w:r w:rsidR="00C52EBE">
              <w:rPr>
                <w:rFonts w:eastAsia="Arial" w:cs="Arial"/>
              </w:rPr>
              <w:t xml:space="preserve">et </w:t>
            </w:r>
            <w:r w:rsidR="00C52EBE" w:rsidRPr="00F23DE3">
              <w:rPr>
                <w:rFonts w:eastAsia="Arial" w:cs="Arial"/>
                <w:b/>
                <w:bCs/>
              </w:rPr>
              <w:t>mesure</w:t>
            </w:r>
            <w:r w:rsidR="00C52EBE">
              <w:rPr>
                <w:rFonts w:eastAsia="Arial" w:cs="Arial"/>
              </w:rPr>
              <w:t xml:space="preserve"> de leur </w:t>
            </w:r>
            <w:r w:rsidR="00C52EBE" w:rsidRPr="00C52EBE">
              <w:rPr>
                <w:rFonts w:eastAsia="Arial" w:cs="Arial"/>
                <w:b/>
                <w:bCs/>
              </w:rPr>
              <w:t>satisfaction</w:t>
            </w:r>
            <w:r w:rsidR="00C52EBE">
              <w:rPr>
                <w:rFonts w:eastAsia="Arial" w:cs="Arial"/>
              </w:rPr>
              <w:t xml:space="preserve"> et </w:t>
            </w:r>
            <w:r w:rsidR="00C52EBE" w:rsidRPr="00C52EBE">
              <w:rPr>
                <w:rFonts w:eastAsia="Arial" w:cs="Arial"/>
                <w:b/>
                <w:bCs/>
              </w:rPr>
              <w:t>maturité</w:t>
            </w:r>
            <w:r w:rsidR="00C52EBE">
              <w:rPr>
                <w:rFonts w:eastAsia="Arial" w:cs="Arial"/>
              </w:rPr>
              <w:t xml:space="preserve"> acquise</w:t>
            </w:r>
          </w:p>
          <w:p w14:paraId="10F5CB07" w14:textId="295B8A73" w:rsidR="005A1A00" w:rsidRDefault="003217F2" w:rsidP="003217F2">
            <w:pPr>
              <w:spacing w:line="276" w:lineRule="auto"/>
              <w:rPr>
                <w:rFonts w:eastAsia="Arial" w:cs="Arial"/>
              </w:rPr>
            </w:pPr>
            <w:r>
              <w:rPr>
                <w:rFonts w:eastAsia="Arial" w:cs="Arial"/>
              </w:rPr>
              <w:t>Nous proposons</w:t>
            </w:r>
            <w:r w:rsidR="00461C79">
              <w:rPr>
                <w:rFonts w:eastAsia="Arial" w:cs="Arial"/>
              </w:rPr>
              <w:t xml:space="preserve"> </w:t>
            </w:r>
            <w:r w:rsidR="005A1A00">
              <w:rPr>
                <w:rFonts w:eastAsia="Arial" w:cs="Arial"/>
              </w:rPr>
              <w:t xml:space="preserve">un </w:t>
            </w:r>
            <w:r w:rsidR="005A1A00" w:rsidRPr="003305A3">
              <w:rPr>
                <w:rFonts w:eastAsia="Arial" w:cs="Arial"/>
                <w:b/>
                <w:bCs/>
              </w:rPr>
              <w:t>accompagnement de proximité</w:t>
            </w:r>
            <w:r w:rsidR="005A1A00">
              <w:rPr>
                <w:rFonts w:eastAsia="Arial" w:cs="Arial"/>
              </w:rPr>
              <w:t xml:space="preserve"> sur trois axes : l’</w:t>
            </w:r>
            <w:r w:rsidR="00461C79">
              <w:rPr>
                <w:rFonts w:eastAsia="Arial" w:cs="Arial"/>
              </w:rPr>
              <w:t>animation de communauté</w:t>
            </w:r>
            <w:r w:rsidR="005A1A00">
              <w:rPr>
                <w:rFonts w:eastAsia="Arial" w:cs="Arial"/>
              </w:rPr>
              <w:t>s</w:t>
            </w:r>
            <w:r w:rsidR="00461C79">
              <w:rPr>
                <w:rFonts w:eastAsia="Arial" w:cs="Arial"/>
              </w:rPr>
              <w:t xml:space="preserve"> </w:t>
            </w:r>
            <w:r w:rsidR="005A1A00">
              <w:rPr>
                <w:rFonts w:eastAsia="Arial" w:cs="Arial"/>
              </w:rPr>
              <w:t>(r</w:t>
            </w:r>
            <w:r w:rsidR="00461C79">
              <w:rPr>
                <w:rFonts w:eastAsia="Arial" w:cs="Arial"/>
              </w:rPr>
              <w:t>éférents et utilisateurs IA</w:t>
            </w:r>
            <w:r w:rsidR="005A1A00">
              <w:rPr>
                <w:rFonts w:eastAsia="Arial" w:cs="Arial"/>
              </w:rPr>
              <w:t>), l’assistance opérationnelle des utilisateurs et l’amélioration continue.</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tblBorders>
              <w:tblLook w:val="04A0" w:firstRow="1" w:lastRow="0" w:firstColumn="1" w:lastColumn="0" w:noHBand="0" w:noVBand="1"/>
            </w:tblPr>
            <w:tblGrid>
              <w:gridCol w:w="3434"/>
              <w:gridCol w:w="3434"/>
              <w:gridCol w:w="3435"/>
            </w:tblGrid>
            <w:tr w:rsidR="009539B7" w:rsidRPr="00721179" w14:paraId="4F7F6DA4" w14:textId="77777777" w:rsidTr="00721179">
              <w:tc>
                <w:tcPr>
                  <w:tcW w:w="3434" w:type="dxa"/>
                </w:tcPr>
                <w:p w14:paraId="46C36581" w14:textId="786A1037" w:rsidR="009539B7" w:rsidRPr="008A6D1E" w:rsidRDefault="009539B7" w:rsidP="00E60DB0">
                  <w:pPr>
                    <w:spacing w:before="0" w:after="0" w:line="276" w:lineRule="auto"/>
                    <w:jc w:val="center"/>
                    <w:rPr>
                      <w:rFonts w:eastAsia="Arial" w:cs="Arial"/>
                      <w:b/>
                      <w:bCs/>
                      <w:sz w:val="18"/>
                      <w:szCs w:val="18"/>
                    </w:rPr>
                  </w:pPr>
                  <w:r w:rsidRPr="008A6D1E">
                    <w:rPr>
                      <w:rFonts w:eastAsia="Arial" w:cs="Arial"/>
                      <w:b/>
                      <w:bCs/>
                      <w:sz w:val="18"/>
                      <w:szCs w:val="18"/>
                    </w:rPr>
                    <w:t>Animation de communauté</w:t>
                  </w:r>
                </w:p>
              </w:tc>
              <w:tc>
                <w:tcPr>
                  <w:tcW w:w="3434" w:type="dxa"/>
                </w:tcPr>
                <w:p w14:paraId="5119DF67" w14:textId="286AE248" w:rsidR="009539B7" w:rsidRPr="008A6D1E" w:rsidRDefault="00721179" w:rsidP="00E60DB0">
                  <w:pPr>
                    <w:spacing w:before="0" w:after="0" w:line="276" w:lineRule="auto"/>
                    <w:jc w:val="center"/>
                    <w:rPr>
                      <w:rFonts w:eastAsia="Arial" w:cs="Arial"/>
                      <w:b/>
                      <w:bCs/>
                      <w:sz w:val="18"/>
                      <w:szCs w:val="18"/>
                    </w:rPr>
                  </w:pPr>
                  <w:r w:rsidRPr="008A6D1E">
                    <w:rPr>
                      <w:rFonts w:eastAsia="Arial" w:cs="Arial"/>
                      <w:b/>
                      <w:bCs/>
                      <w:sz w:val="18"/>
                      <w:szCs w:val="18"/>
                    </w:rPr>
                    <w:t>Assistance Opérationnelle</w:t>
                  </w:r>
                </w:p>
              </w:tc>
              <w:tc>
                <w:tcPr>
                  <w:tcW w:w="3435" w:type="dxa"/>
                </w:tcPr>
                <w:p w14:paraId="689C4E94" w14:textId="52EFD3B0" w:rsidR="009539B7" w:rsidRPr="008A6D1E" w:rsidRDefault="00721179" w:rsidP="00E60DB0">
                  <w:pPr>
                    <w:spacing w:before="0" w:after="0" w:line="276" w:lineRule="auto"/>
                    <w:jc w:val="center"/>
                    <w:rPr>
                      <w:rFonts w:eastAsia="Arial" w:cs="Arial"/>
                      <w:b/>
                      <w:bCs/>
                      <w:sz w:val="18"/>
                      <w:szCs w:val="18"/>
                    </w:rPr>
                  </w:pPr>
                  <w:r w:rsidRPr="008A6D1E">
                    <w:rPr>
                      <w:rFonts w:eastAsia="Arial" w:cs="Arial"/>
                      <w:b/>
                      <w:bCs/>
                      <w:sz w:val="18"/>
                      <w:szCs w:val="18"/>
                    </w:rPr>
                    <w:t>Amélioration continue</w:t>
                  </w:r>
                </w:p>
              </w:tc>
            </w:tr>
            <w:tr w:rsidR="00721179" w:rsidRPr="00E60DB0" w14:paraId="70639BA8" w14:textId="77777777" w:rsidTr="00721179">
              <w:tc>
                <w:tcPr>
                  <w:tcW w:w="3434" w:type="dxa"/>
                </w:tcPr>
                <w:p w14:paraId="355C307F" w14:textId="09D46BE3" w:rsidR="00721179" w:rsidRPr="008A6D1E" w:rsidRDefault="00721179" w:rsidP="00E60DB0">
                  <w:pPr>
                    <w:spacing w:before="0" w:after="0" w:line="276" w:lineRule="auto"/>
                    <w:rPr>
                      <w:rFonts w:eastAsia="Arial" w:cs="Arial"/>
                      <w:sz w:val="18"/>
                      <w:szCs w:val="18"/>
                      <w:lang w:val="en-US"/>
                    </w:rPr>
                  </w:pPr>
                  <w:r w:rsidRPr="008A6D1E">
                    <w:rPr>
                      <w:rFonts w:eastAsia="Arial" w:cs="Arial"/>
                      <w:sz w:val="18"/>
                      <w:szCs w:val="18"/>
                      <w:lang w:val="en-US"/>
                    </w:rPr>
                    <w:t xml:space="preserve">Ateliers </w:t>
                  </w:r>
                  <w:r w:rsidR="00E60DB0" w:rsidRPr="008A6D1E">
                    <w:rPr>
                      <w:rFonts w:eastAsia="Arial" w:cs="Arial"/>
                      <w:i/>
                      <w:iCs/>
                      <w:sz w:val="18"/>
                      <w:szCs w:val="18"/>
                      <w:lang w:val="en-US"/>
                    </w:rPr>
                    <w:t>Bring Your Use Case</w:t>
                  </w:r>
                  <w:r w:rsidR="00E60DB0" w:rsidRPr="008A6D1E">
                    <w:rPr>
                      <w:rFonts w:eastAsia="Arial" w:cs="Arial"/>
                      <w:sz w:val="18"/>
                      <w:szCs w:val="18"/>
                      <w:lang w:val="en-US"/>
                    </w:rPr>
                    <w:t xml:space="preserve"> / </w:t>
                  </w:r>
                  <w:r w:rsidR="00E60DB0" w:rsidRPr="008A6D1E">
                    <w:rPr>
                      <w:rFonts w:eastAsia="Arial" w:cs="Arial"/>
                      <w:i/>
                      <w:iCs/>
                      <w:sz w:val="18"/>
                      <w:szCs w:val="18"/>
                      <w:lang w:val="en-US"/>
                    </w:rPr>
                    <w:t>Prompt</w:t>
                  </w:r>
                  <w:r w:rsidR="002F6CE2" w:rsidRPr="008A6D1E">
                    <w:rPr>
                      <w:rFonts w:eastAsia="Arial" w:cs="Arial"/>
                      <w:sz w:val="18"/>
                      <w:szCs w:val="18"/>
                      <w:lang w:val="en-US"/>
                    </w:rPr>
                    <w:t xml:space="preserve"> ;</w:t>
                  </w:r>
                </w:p>
                <w:p w14:paraId="45249DD2" w14:textId="77710FFB" w:rsidR="00E60DB0" w:rsidRPr="008A6D1E" w:rsidRDefault="00E60DB0" w:rsidP="00E60DB0">
                  <w:pPr>
                    <w:spacing w:before="0" w:after="0" w:line="276" w:lineRule="auto"/>
                    <w:rPr>
                      <w:rFonts w:eastAsia="Arial" w:cs="Arial"/>
                      <w:sz w:val="18"/>
                      <w:szCs w:val="18"/>
                    </w:rPr>
                  </w:pPr>
                  <w:r w:rsidRPr="008A6D1E">
                    <w:rPr>
                      <w:rFonts w:eastAsia="Arial" w:cs="Arial"/>
                      <w:sz w:val="18"/>
                      <w:szCs w:val="18"/>
                    </w:rPr>
                    <w:t>Démonstration</w:t>
                  </w:r>
                  <w:r w:rsidR="002F6CE2" w:rsidRPr="008A6D1E">
                    <w:rPr>
                      <w:rFonts w:eastAsia="Arial" w:cs="Arial"/>
                      <w:sz w:val="18"/>
                      <w:szCs w:val="18"/>
                    </w:rPr>
                    <w:t> ;</w:t>
                  </w:r>
                </w:p>
                <w:p w14:paraId="28696E22" w14:textId="08A38B4C" w:rsidR="00E60DB0" w:rsidRPr="008A6D1E" w:rsidRDefault="00E60DB0" w:rsidP="00E60DB0">
                  <w:pPr>
                    <w:spacing w:before="0" w:after="0" w:line="276" w:lineRule="auto"/>
                    <w:rPr>
                      <w:rFonts w:eastAsia="Arial" w:cs="Arial"/>
                      <w:sz w:val="18"/>
                      <w:szCs w:val="18"/>
                    </w:rPr>
                  </w:pPr>
                  <w:r w:rsidRPr="008A6D1E">
                    <w:rPr>
                      <w:rFonts w:eastAsia="Arial" w:cs="Arial"/>
                      <w:sz w:val="18"/>
                      <w:szCs w:val="18"/>
                    </w:rPr>
                    <w:t xml:space="preserve">Séances de </w:t>
                  </w:r>
                  <w:r w:rsidRPr="008A6D1E">
                    <w:rPr>
                      <w:rFonts w:eastAsia="Arial" w:cs="Arial"/>
                      <w:i/>
                      <w:iCs/>
                      <w:sz w:val="18"/>
                      <w:szCs w:val="18"/>
                    </w:rPr>
                    <w:t>shadowing</w:t>
                  </w:r>
                  <w:r w:rsidR="002F6CE2" w:rsidRPr="008A6D1E">
                    <w:rPr>
                      <w:rFonts w:eastAsia="Arial" w:cs="Arial"/>
                      <w:sz w:val="18"/>
                      <w:szCs w:val="18"/>
                    </w:rPr>
                    <w:t> ;</w:t>
                  </w:r>
                </w:p>
                <w:p w14:paraId="5279C6AE" w14:textId="447D5C5C" w:rsidR="00E60DB0" w:rsidRPr="008A6D1E" w:rsidRDefault="00E60DB0" w:rsidP="00E60DB0">
                  <w:pPr>
                    <w:spacing w:before="0" w:after="0" w:line="276" w:lineRule="auto"/>
                    <w:rPr>
                      <w:rFonts w:eastAsia="Arial" w:cs="Arial"/>
                      <w:sz w:val="18"/>
                      <w:szCs w:val="18"/>
                    </w:rPr>
                  </w:pPr>
                  <w:r w:rsidRPr="008A6D1E">
                    <w:rPr>
                      <w:rFonts w:eastAsia="Arial" w:cs="Arial"/>
                      <w:sz w:val="18"/>
                      <w:szCs w:val="18"/>
                    </w:rPr>
                    <w:t>Partage de retours d’expérience</w:t>
                  </w:r>
                  <w:r w:rsidR="00F17D69" w:rsidRPr="008A6D1E">
                    <w:rPr>
                      <w:rFonts w:eastAsia="Arial" w:cs="Arial"/>
                      <w:sz w:val="18"/>
                      <w:szCs w:val="18"/>
                    </w:rPr>
                    <w:t xml:space="preserve">, </w:t>
                  </w:r>
                  <w:r w:rsidR="00F17D69" w:rsidRPr="008A6D1E">
                    <w:rPr>
                      <w:rFonts w:eastAsia="Arial" w:cs="Arial"/>
                      <w:i/>
                      <w:iCs/>
                      <w:sz w:val="18"/>
                      <w:szCs w:val="18"/>
                    </w:rPr>
                    <w:t>success stories</w:t>
                  </w:r>
                  <w:r w:rsidR="002F6CE2" w:rsidRPr="008A6D1E">
                    <w:rPr>
                      <w:rFonts w:eastAsia="Arial" w:cs="Arial"/>
                      <w:sz w:val="18"/>
                      <w:szCs w:val="18"/>
                    </w:rPr>
                    <w:t> ;</w:t>
                  </w:r>
                </w:p>
                <w:p w14:paraId="54448FF8" w14:textId="3217DC8A" w:rsidR="00CC1FA7" w:rsidRPr="008A6D1E" w:rsidRDefault="00CC1FA7" w:rsidP="00E60DB0">
                  <w:pPr>
                    <w:spacing w:before="0" w:after="0" w:line="276" w:lineRule="auto"/>
                    <w:rPr>
                      <w:rFonts w:eastAsia="Arial" w:cs="Arial"/>
                      <w:sz w:val="18"/>
                      <w:szCs w:val="18"/>
                    </w:rPr>
                  </w:pPr>
                  <w:r w:rsidRPr="008A6D1E">
                    <w:rPr>
                      <w:rFonts w:eastAsia="Arial" w:cs="Arial"/>
                      <w:sz w:val="18"/>
                      <w:szCs w:val="18"/>
                    </w:rPr>
                    <w:t>Newsletter</w:t>
                  </w:r>
                  <w:r w:rsidR="00F17D69" w:rsidRPr="008A6D1E">
                    <w:rPr>
                      <w:rFonts w:eastAsia="Arial" w:cs="Arial"/>
                      <w:sz w:val="18"/>
                      <w:szCs w:val="18"/>
                    </w:rPr>
                    <w:t xml:space="preserve"> </w:t>
                  </w:r>
                </w:p>
              </w:tc>
              <w:tc>
                <w:tcPr>
                  <w:tcW w:w="3434" w:type="dxa"/>
                </w:tcPr>
                <w:p w14:paraId="471E5275" w14:textId="0BAD3D0B" w:rsidR="00721179" w:rsidRPr="008A6D1E" w:rsidRDefault="00CC1FA7" w:rsidP="00E60DB0">
                  <w:pPr>
                    <w:spacing w:before="0" w:after="0" w:line="276" w:lineRule="auto"/>
                    <w:rPr>
                      <w:rFonts w:eastAsia="Arial" w:cs="Arial"/>
                      <w:sz w:val="18"/>
                      <w:szCs w:val="18"/>
                    </w:rPr>
                  </w:pPr>
                  <w:r w:rsidRPr="008A6D1E">
                    <w:rPr>
                      <w:rFonts w:eastAsia="Arial" w:cs="Arial"/>
                      <w:sz w:val="18"/>
                      <w:szCs w:val="18"/>
                    </w:rPr>
                    <w:t>Canal Teams de support</w:t>
                  </w:r>
                  <w:r w:rsidR="008E123B" w:rsidRPr="008A6D1E">
                    <w:rPr>
                      <w:rFonts w:eastAsia="Arial" w:cs="Arial"/>
                      <w:sz w:val="18"/>
                      <w:szCs w:val="18"/>
                    </w:rPr>
                    <w:t xml:space="preserve"> opérationnel</w:t>
                  </w:r>
                  <w:r w:rsidR="002F6CE2" w:rsidRPr="008A6D1E">
                    <w:rPr>
                      <w:rFonts w:eastAsia="Arial" w:cs="Arial"/>
                      <w:sz w:val="18"/>
                      <w:szCs w:val="18"/>
                    </w:rPr>
                    <w:t> ;</w:t>
                  </w:r>
                </w:p>
                <w:p w14:paraId="39FCE111" w14:textId="10D9C16E" w:rsidR="008E123B" w:rsidRPr="008A6D1E" w:rsidRDefault="00E644FA" w:rsidP="00E60DB0">
                  <w:pPr>
                    <w:spacing w:before="0" w:after="0" w:line="276" w:lineRule="auto"/>
                    <w:rPr>
                      <w:rFonts w:eastAsia="Arial" w:cs="Arial"/>
                      <w:sz w:val="18"/>
                      <w:szCs w:val="18"/>
                    </w:rPr>
                  </w:pPr>
                  <w:r w:rsidRPr="008A6D1E">
                    <w:rPr>
                      <w:rFonts w:eastAsia="Arial" w:cs="Arial"/>
                      <w:sz w:val="18"/>
                      <w:szCs w:val="18"/>
                    </w:rPr>
                    <w:t>Partage de cas d’usage</w:t>
                  </w:r>
                  <w:r w:rsidR="002F6CE2" w:rsidRPr="008A6D1E">
                    <w:rPr>
                      <w:rFonts w:eastAsia="Arial" w:cs="Arial"/>
                      <w:sz w:val="18"/>
                      <w:szCs w:val="18"/>
                    </w:rPr>
                    <w:t xml:space="preserve"> et de tutoriels ;</w:t>
                  </w:r>
                </w:p>
                <w:p w14:paraId="556FA8EB" w14:textId="4C4BC4A4" w:rsidR="00AC2300" w:rsidRPr="008A6D1E" w:rsidRDefault="00AC2300" w:rsidP="00E60DB0">
                  <w:pPr>
                    <w:spacing w:before="0" w:after="0" w:line="276" w:lineRule="auto"/>
                    <w:rPr>
                      <w:rFonts w:eastAsia="Arial" w:cs="Arial"/>
                      <w:sz w:val="18"/>
                      <w:szCs w:val="18"/>
                    </w:rPr>
                  </w:pPr>
                  <w:r w:rsidRPr="008A6D1E">
                    <w:rPr>
                      <w:rFonts w:eastAsia="Arial" w:cs="Arial"/>
                      <w:sz w:val="18"/>
                      <w:szCs w:val="18"/>
                    </w:rPr>
                    <w:t>Séances de coaching</w:t>
                  </w:r>
                  <w:r w:rsidR="00655EEE" w:rsidRPr="008A6D1E">
                    <w:rPr>
                      <w:rFonts w:eastAsia="Arial" w:cs="Arial"/>
                      <w:sz w:val="18"/>
                      <w:szCs w:val="18"/>
                    </w:rPr>
                    <w:t>, travaux pratiques</w:t>
                  </w:r>
                  <w:r w:rsidR="002F6CE2" w:rsidRPr="008A6D1E">
                    <w:rPr>
                      <w:rFonts w:eastAsia="Arial" w:cs="Arial"/>
                      <w:sz w:val="18"/>
                      <w:szCs w:val="18"/>
                    </w:rPr>
                    <w:t> ;</w:t>
                  </w:r>
                </w:p>
                <w:p w14:paraId="342EACA9" w14:textId="490DF75D" w:rsidR="00CC1FA7" w:rsidRPr="008A6D1E" w:rsidRDefault="008E123B" w:rsidP="00E60DB0">
                  <w:pPr>
                    <w:spacing w:before="0" w:after="0" w:line="276" w:lineRule="auto"/>
                    <w:rPr>
                      <w:rFonts w:eastAsia="Arial" w:cs="Arial"/>
                      <w:sz w:val="18"/>
                      <w:szCs w:val="18"/>
                    </w:rPr>
                  </w:pPr>
                  <w:r w:rsidRPr="008A6D1E">
                    <w:rPr>
                      <w:rFonts w:eastAsia="Arial" w:cs="Arial"/>
                      <w:sz w:val="18"/>
                      <w:szCs w:val="18"/>
                    </w:rPr>
                    <w:t xml:space="preserve">Constitution et alimentation d’une </w:t>
                  </w:r>
                  <w:r w:rsidR="00CC1FA7" w:rsidRPr="008A6D1E">
                    <w:rPr>
                      <w:rFonts w:eastAsia="Arial" w:cs="Arial"/>
                      <w:sz w:val="18"/>
                      <w:szCs w:val="18"/>
                    </w:rPr>
                    <w:t>FAQ</w:t>
                  </w:r>
                  <w:r w:rsidR="002F6CE2" w:rsidRPr="008A6D1E">
                    <w:rPr>
                      <w:rFonts w:eastAsia="Arial" w:cs="Arial"/>
                      <w:sz w:val="18"/>
                      <w:szCs w:val="18"/>
                    </w:rPr>
                    <w:t> ;</w:t>
                  </w:r>
                </w:p>
                <w:p w14:paraId="655405EB" w14:textId="358588C7" w:rsidR="008E123B" w:rsidRPr="008A6D1E" w:rsidRDefault="008E123B" w:rsidP="00E60DB0">
                  <w:pPr>
                    <w:spacing w:before="0" w:after="0" w:line="276" w:lineRule="auto"/>
                    <w:rPr>
                      <w:rFonts w:eastAsia="Arial" w:cs="Arial"/>
                      <w:sz w:val="18"/>
                      <w:szCs w:val="18"/>
                    </w:rPr>
                  </w:pPr>
                  <w:r w:rsidRPr="008A6D1E">
                    <w:rPr>
                      <w:rFonts w:eastAsia="Arial" w:cs="Arial"/>
                      <w:sz w:val="18"/>
                      <w:szCs w:val="18"/>
                    </w:rPr>
                    <w:t>Partage et centralisation des supports de formation</w:t>
                  </w:r>
                </w:p>
              </w:tc>
              <w:tc>
                <w:tcPr>
                  <w:tcW w:w="3435" w:type="dxa"/>
                </w:tcPr>
                <w:p w14:paraId="6818F2F5" w14:textId="0F952E36" w:rsidR="00721179" w:rsidRPr="008A6D1E" w:rsidRDefault="001A2849" w:rsidP="00E60DB0">
                  <w:pPr>
                    <w:spacing w:before="0" w:after="0" w:line="276" w:lineRule="auto"/>
                    <w:rPr>
                      <w:rFonts w:eastAsia="Arial" w:cs="Arial"/>
                      <w:sz w:val="18"/>
                      <w:szCs w:val="18"/>
                    </w:rPr>
                  </w:pPr>
                  <w:r w:rsidRPr="008A6D1E">
                    <w:rPr>
                      <w:rFonts w:eastAsia="Arial" w:cs="Arial"/>
                      <w:sz w:val="18"/>
                      <w:szCs w:val="18"/>
                    </w:rPr>
                    <w:t>Enquêtes de satisfaction</w:t>
                  </w:r>
                  <w:r w:rsidR="002F6CE2" w:rsidRPr="008A6D1E">
                    <w:rPr>
                      <w:rFonts w:eastAsia="Arial" w:cs="Arial"/>
                      <w:sz w:val="18"/>
                      <w:szCs w:val="18"/>
                    </w:rPr>
                    <w:t> ;</w:t>
                  </w:r>
                </w:p>
                <w:p w14:paraId="0B1E0BA9" w14:textId="2DEA504E" w:rsidR="001A2849" w:rsidRPr="008A6D1E" w:rsidRDefault="001A2849" w:rsidP="00E60DB0">
                  <w:pPr>
                    <w:spacing w:before="0" w:after="0" w:line="276" w:lineRule="auto"/>
                    <w:rPr>
                      <w:rFonts w:eastAsia="Arial" w:cs="Arial"/>
                      <w:sz w:val="18"/>
                      <w:szCs w:val="18"/>
                    </w:rPr>
                  </w:pPr>
                  <w:r w:rsidRPr="008A6D1E">
                    <w:rPr>
                      <w:rFonts w:eastAsia="Arial" w:cs="Arial"/>
                      <w:sz w:val="18"/>
                      <w:szCs w:val="18"/>
                    </w:rPr>
                    <w:t>Enquêtes de maturité</w:t>
                  </w:r>
                  <w:r w:rsidR="002F6CE2" w:rsidRPr="008A6D1E">
                    <w:rPr>
                      <w:rFonts w:eastAsia="Arial" w:cs="Arial"/>
                      <w:sz w:val="18"/>
                      <w:szCs w:val="18"/>
                    </w:rPr>
                    <w:t> ;</w:t>
                  </w:r>
                </w:p>
                <w:p w14:paraId="6373E6A1" w14:textId="2592FABE" w:rsidR="001A2849" w:rsidRPr="008A6D1E" w:rsidRDefault="001A2849" w:rsidP="00E60DB0">
                  <w:pPr>
                    <w:spacing w:before="0" w:after="0" w:line="276" w:lineRule="auto"/>
                    <w:rPr>
                      <w:rFonts w:eastAsia="Arial" w:cs="Arial"/>
                      <w:sz w:val="18"/>
                      <w:szCs w:val="18"/>
                    </w:rPr>
                  </w:pPr>
                  <w:r w:rsidRPr="008A6D1E">
                    <w:rPr>
                      <w:rFonts w:eastAsia="Arial" w:cs="Arial"/>
                      <w:sz w:val="18"/>
                      <w:szCs w:val="18"/>
                    </w:rPr>
                    <w:t xml:space="preserve">KPI </w:t>
                  </w:r>
                  <w:r w:rsidR="0011331C" w:rsidRPr="008A6D1E">
                    <w:rPr>
                      <w:rFonts w:eastAsia="Arial" w:cs="Arial"/>
                      <w:sz w:val="18"/>
                      <w:szCs w:val="18"/>
                    </w:rPr>
                    <w:t xml:space="preserve">(usage, fréquence d’usage, </w:t>
                  </w:r>
                  <w:r w:rsidR="00655EEE" w:rsidRPr="008A6D1E">
                    <w:rPr>
                      <w:rFonts w:eastAsia="Arial" w:cs="Arial"/>
                      <w:sz w:val="18"/>
                      <w:szCs w:val="18"/>
                    </w:rPr>
                    <w:t>appels à assistance…)</w:t>
                  </w:r>
                </w:p>
              </w:tc>
            </w:tr>
          </w:tbl>
          <w:p w14:paraId="4DA8E2E8" w14:textId="1E9A29F7" w:rsidR="005F7628" w:rsidRDefault="005A1A00" w:rsidP="005A1A00">
            <w:pPr>
              <w:spacing w:line="276" w:lineRule="auto"/>
              <w:rPr>
                <w:rFonts w:eastAsia="Arial" w:cs="Arial"/>
              </w:rPr>
            </w:pPr>
            <w:r w:rsidRPr="005A1A00">
              <w:rPr>
                <w:rFonts w:eastAsia="Arial" w:cs="Arial"/>
              </w:rPr>
              <w:t xml:space="preserve">Dans une logique d'amélioration continue, </w:t>
            </w:r>
            <w:r>
              <w:rPr>
                <w:rFonts w:eastAsia="Arial" w:cs="Arial"/>
              </w:rPr>
              <w:t xml:space="preserve">l’envoi et l’analyse </w:t>
            </w:r>
            <w:r w:rsidRPr="005A1A00">
              <w:rPr>
                <w:rFonts w:eastAsia="Arial" w:cs="Arial"/>
              </w:rPr>
              <w:t>d</w:t>
            </w:r>
            <w:r>
              <w:rPr>
                <w:rFonts w:eastAsia="Arial" w:cs="Arial"/>
              </w:rPr>
              <w:t>’</w:t>
            </w:r>
            <w:r w:rsidRPr="005A1A00">
              <w:rPr>
                <w:rFonts w:eastAsia="Arial" w:cs="Arial"/>
              </w:rPr>
              <w:t>enquêtes de satisfaction et de maturité permettront d'adapter le dispositif d'accompagnement, d'identifier les freins à l'adoption et de faire évoluer les actions de formation et de support</w:t>
            </w:r>
            <w:r>
              <w:rPr>
                <w:rFonts w:eastAsia="Arial" w:cs="Arial"/>
              </w:rPr>
              <w:t xml:space="preserve"> tout en mesurant le degré d’utilisation et la couverture des outils.</w:t>
            </w:r>
            <w:r w:rsidR="00C41FB8">
              <w:rPr>
                <w:rFonts w:eastAsia="Arial" w:cs="Arial"/>
              </w:rPr>
              <w:t xml:space="preserve"> </w:t>
            </w:r>
            <w:r>
              <w:rPr>
                <w:rFonts w:eastAsia="Arial" w:cs="Arial"/>
              </w:rPr>
              <w:t>Enfin, u</w:t>
            </w:r>
            <w:r w:rsidR="005F7628" w:rsidRPr="005F7628">
              <w:rPr>
                <w:rFonts w:eastAsia="Arial" w:cs="Arial"/>
              </w:rPr>
              <w:t>n tableau de bord d'adoption sera maintenu afin de suivre le nombre d'utilisateurs accompagnés, la fréquence d'utilisation des outils, les cas d'usage les plus sollicités, les difficultés rencontrées et les gains de temps déclarés par les utilisateurs.</w:t>
            </w:r>
          </w:p>
          <w:p w14:paraId="10549AAD" w14:textId="2D96A214" w:rsidR="005A1A00" w:rsidRPr="003217F2" w:rsidRDefault="005A1A00" w:rsidP="005A1A00">
            <w:pPr>
              <w:spacing w:line="276" w:lineRule="auto"/>
              <w:rPr>
                <w:rFonts w:eastAsia="Arial" w:cs="Arial"/>
              </w:rPr>
            </w:pPr>
            <w:r w:rsidRPr="005A1A00">
              <w:rPr>
                <w:rFonts w:eastAsia="Arial" w:cs="Arial"/>
              </w:rPr>
              <w:t>Cette approche vise à transformer les expérimentations individuelles en usages collectifs, pérennes et créateurs de valeur pour le GTAR.</w:t>
            </w:r>
          </w:p>
        </w:tc>
      </w:tr>
      <w:tr w:rsidR="003331FF" w:rsidRPr="000F6592" w14:paraId="0A222D51" w14:textId="77777777" w:rsidTr="7A8380BF">
        <w:trPr>
          <w:trHeight w:val="300"/>
        </w:trPr>
        <w:tc>
          <w:tcPr>
            <w:tcW w:w="5264" w:type="dxa"/>
            <w:gridSpan w:val="2"/>
            <w:tcBorders>
              <w:top w:val="single" w:sz="8" w:space="0" w:color="001A70"/>
              <w:left w:val="single" w:sz="8" w:space="0" w:color="001A70"/>
              <w:bottom w:val="single" w:sz="8" w:space="0" w:color="001A70"/>
              <w:right w:val="single" w:sz="8" w:space="0" w:color="001A70"/>
            </w:tcBorders>
            <w:shd w:val="clear" w:color="auto" w:fill="C5EFFF" w:themeFill="accent1" w:themeFillTint="33"/>
            <w:tcMar>
              <w:left w:w="108" w:type="dxa"/>
              <w:right w:w="108" w:type="dxa"/>
            </w:tcMar>
            <w:vAlign w:val="center"/>
          </w:tcPr>
          <w:p w14:paraId="62F797B4" w14:textId="77777777" w:rsidR="003331FF" w:rsidRPr="000F6592" w:rsidRDefault="003331FF" w:rsidP="00234E1A">
            <w:pPr>
              <w:spacing w:before="60" w:line="276" w:lineRule="auto"/>
            </w:pPr>
            <w:r w:rsidRPr="000F6592">
              <w:rPr>
                <w:rFonts w:eastAsia="Arial" w:cs="Arial"/>
                <w:i/>
                <w:iCs/>
                <w:color w:val="818181"/>
                <w:sz w:val="16"/>
                <w:szCs w:val="16"/>
              </w:rPr>
              <w:lastRenderedPageBreak/>
              <w:t>Livrable (s) :</w:t>
            </w:r>
          </w:p>
          <w:p w14:paraId="4F83C1EF" w14:textId="77777777" w:rsidR="003331FF" w:rsidRPr="000F6592" w:rsidRDefault="003331FF">
            <w:pPr>
              <w:pStyle w:val="Paragraphedeliste"/>
              <w:numPr>
                <w:ilvl w:val="0"/>
                <w:numId w:val="5"/>
              </w:numPr>
              <w:spacing w:after="200"/>
              <w:ind w:left="284"/>
              <w:rPr>
                <w:rFonts w:eastAsia="Arial" w:cs="Arial"/>
                <w:color w:val="000000"/>
              </w:rPr>
            </w:pPr>
            <w:r w:rsidRPr="000F6592">
              <w:rPr>
                <w:rFonts w:eastAsia="Arial" w:cs="Arial"/>
                <w:color w:val="000000"/>
              </w:rPr>
              <w:t>Formation de prise en main de la solution IA Générative On Premise</w:t>
            </w:r>
          </w:p>
          <w:p w14:paraId="0CB3DD19" w14:textId="4A589F31" w:rsidR="003331FF" w:rsidRPr="000F6592" w:rsidRDefault="003331FF">
            <w:pPr>
              <w:pStyle w:val="Paragraphedeliste"/>
              <w:numPr>
                <w:ilvl w:val="0"/>
                <w:numId w:val="5"/>
              </w:numPr>
              <w:spacing w:after="200"/>
              <w:ind w:left="284"/>
            </w:pPr>
            <w:r w:rsidRPr="000F6592">
              <w:rPr>
                <w:rFonts w:eastAsia="Arial" w:cs="Arial"/>
                <w:color w:val="000000"/>
              </w:rPr>
              <w:t>Guide des bonnes pratiques de prompting</w:t>
            </w:r>
            <w:r w:rsidR="003217F2">
              <w:rPr>
                <w:rFonts w:eastAsia="Arial" w:cs="Arial"/>
                <w:color w:val="000000"/>
              </w:rPr>
              <w:t xml:space="preserve">, </w:t>
            </w:r>
            <w:r w:rsidR="003217F2" w:rsidRPr="003217F2">
              <w:rPr>
                <w:rFonts w:eastAsia="Arial" w:cs="Arial"/>
                <w:color w:val="005EB8" w:themeColor="background2"/>
              </w:rPr>
              <w:t>FAQ</w:t>
            </w:r>
          </w:p>
          <w:p w14:paraId="62880C90" w14:textId="77777777" w:rsidR="003331FF" w:rsidRPr="000F6592" w:rsidRDefault="003331FF">
            <w:pPr>
              <w:pStyle w:val="Paragraphedeliste"/>
              <w:numPr>
                <w:ilvl w:val="0"/>
                <w:numId w:val="5"/>
              </w:numPr>
              <w:spacing w:after="200"/>
              <w:ind w:left="284"/>
            </w:pPr>
            <w:r w:rsidRPr="000F6592">
              <w:rPr>
                <w:rFonts w:eastAsia="Arial" w:cs="Arial"/>
                <w:color w:val="000000"/>
              </w:rPr>
              <w:t>Risques et limites de l’IA</w:t>
            </w:r>
          </w:p>
          <w:p w14:paraId="6384C7D2" w14:textId="77777777" w:rsidR="00B53597" w:rsidRPr="00535C9C" w:rsidRDefault="00C63B28">
            <w:pPr>
              <w:pStyle w:val="Paragraphedeliste"/>
              <w:numPr>
                <w:ilvl w:val="0"/>
                <w:numId w:val="5"/>
              </w:numPr>
              <w:spacing w:after="200"/>
              <w:ind w:left="284"/>
              <w:rPr>
                <w:color w:val="2B2B2B" w:themeColor="text1" w:themeShade="80"/>
              </w:rPr>
            </w:pPr>
            <w:r w:rsidRPr="000F6592">
              <w:rPr>
                <w:color w:val="005EB8" w:themeColor="background2"/>
              </w:rPr>
              <w:t xml:space="preserve">Backlog </w:t>
            </w:r>
            <w:r w:rsidR="00535C9C">
              <w:rPr>
                <w:color w:val="005EB8" w:themeColor="background2"/>
              </w:rPr>
              <w:t xml:space="preserve">et </w:t>
            </w:r>
            <w:r w:rsidR="00B53597" w:rsidRPr="000F6592">
              <w:rPr>
                <w:color w:val="005EB8" w:themeColor="background2"/>
              </w:rPr>
              <w:t>Portofolio des cas d’usage (Lean Canva)</w:t>
            </w:r>
          </w:p>
          <w:p w14:paraId="03B53C1D" w14:textId="77777777" w:rsidR="00535C9C" w:rsidRPr="00535C9C" w:rsidRDefault="00535C9C">
            <w:pPr>
              <w:pStyle w:val="Paragraphedeliste"/>
              <w:numPr>
                <w:ilvl w:val="0"/>
                <w:numId w:val="5"/>
              </w:numPr>
              <w:spacing w:after="200"/>
              <w:ind w:left="284"/>
              <w:rPr>
                <w:color w:val="2B2B2B" w:themeColor="text1" w:themeShade="80"/>
              </w:rPr>
            </w:pPr>
            <w:r>
              <w:rPr>
                <w:color w:val="005EB8" w:themeColor="background2"/>
              </w:rPr>
              <w:t xml:space="preserve">Newsletter, </w:t>
            </w:r>
          </w:p>
          <w:p w14:paraId="6B35B171" w14:textId="02661218" w:rsidR="00535C9C" w:rsidRPr="000F6592" w:rsidRDefault="00535C9C">
            <w:pPr>
              <w:pStyle w:val="Paragraphedeliste"/>
              <w:numPr>
                <w:ilvl w:val="0"/>
                <w:numId w:val="5"/>
              </w:numPr>
              <w:spacing w:after="200"/>
              <w:ind w:left="284"/>
              <w:rPr>
                <w:color w:val="2B2B2B" w:themeColor="text1" w:themeShade="80"/>
              </w:rPr>
            </w:pPr>
            <w:r>
              <w:rPr>
                <w:color w:val="005EB8" w:themeColor="background2"/>
              </w:rPr>
              <w:t xml:space="preserve">Tableau de bord </w:t>
            </w:r>
            <w:r w:rsidR="00260D70">
              <w:rPr>
                <w:color w:val="005EB8" w:themeColor="background2"/>
              </w:rPr>
              <w:t>(</w:t>
            </w:r>
            <w:r>
              <w:rPr>
                <w:color w:val="005EB8" w:themeColor="background2"/>
              </w:rPr>
              <w:t>adoption</w:t>
            </w:r>
            <w:r w:rsidR="00260D70">
              <w:rPr>
                <w:color w:val="005EB8" w:themeColor="background2"/>
              </w:rPr>
              <w:t xml:space="preserve"> et satisfaction)</w:t>
            </w:r>
          </w:p>
        </w:tc>
        <w:tc>
          <w:tcPr>
            <w:tcW w:w="2632" w:type="dxa"/>
            <w:tcBorders>
              <w:top w:val="nil"/>
              <w:left w:val="nil"/>
              <w:bottom w:val="single" w:sz="8" w:space="0" w:color="001A70"/>
              <w:right w:val="single" w:sz="8" w:space="0" w:color="001A70"/>
            </w:tcBorders>
            <w:shd w:val="clear" w:color="auto" w:fill="C5EFFF" w:themeFill="accent1" w:themeFillTint="33"/>
            <w:tcMar>
              <w:left w:w="108" w:type="dxa"/>
              <w:right w:w="108" w:type="dxa"/>
            </w:tcMar>
          </w:tcPr>
          <w:p w14:paraId="05E52015" w14:textId="77777777" w:rsidR="003331FF" w:rsidRPr="000F6592" w:rsidRDefault="003331FF" w:rsidP="00234E1A">
            <w:pPr>
              <w:spacing w:before="60" w:line="276" w:lineRule="auto"/>
            </w:pPr>
            <w:r w:rsidRPr="000F6592">
              <w:rPr>
                <w:rFonts w:eastAsia="Arial" w:cs="Arial"/>
                <w:i/>
                <w:iCs/>
                <w:color w:val="818181"/>
                <w:sz w:val="16"/>
                <w:szCs w:val="16"/>
              </w:rPr>
              <w:t>Contrôle de l’atteinte des résultats :</w:t>
            </w:r>
          </w:p>
          <w:p w14:paraId="420C8BFD" w14:textId="77777777" w:rsidR="003331FF" w:rsidRPr="000F6592" w:rsidRDefault="003331FF" w:rsidP="00234E1A">
            <w:pPr>
              <w:spacing w:after="200"/>
            </w:pPr>
            <w:r w:rsidRPr="000F6592">
              <w:rPr>
                <w:rFonts w:eastAsia="Arial" w:cs="Arial"/>
                <w:color w:val="000000"/>
              </w:rPr>
              <w:t>Satisfaction des accompagnés à la prise en main de la solution d’IA Gen d’Enedis</w:t>
            </w:r>
          </w:p>
        </w:tc>
        <w:tc>
          <w:tcPr>
            <w:tcW w:w="2632" w:type="dxa"/>
            <w:tcBorders>
              <w:top w:val="nil"/>
              <w:left w:val="single" w:sz="8" w:space="0" w:color="001A70"/>
              <w:bottom w:val="single" w:sz="8" w:space="0" w:color="001A70"/>
              <w:right w:val="single" w:sz="8" w:space="0" w:color="001A70"/>
            </w:tcBorders>
            <w:shd w:val="clear" w:color="auto" w:fill="C5EFFF" w:themeFill="accent1" w:themeFillTint="33"/>
            <w:tcMar>
              <w:left w:w="108" w:type="dxa"/>
              <w:right w:w="108" w:type="dxa"/>
            </w:tcMar>
          </w:tcPr>
          <w:p w14:paraId="766331E3" w14:textId="77777777" w:rsidR="003331FF" w:rsidRPr="000F6592" w:rsidRDefault="003331FF" w:rsidP="00234E1A">
            <w:pPr>
              <w:spacing w:before="60" w:line="276" w:lineRule="auto"/>
              <w:rPr>
                <w:rFonts w:ascii="Arial" w:eastAsia="Arial" w:hAnsi="Arial" w:cs="Arial"/>
                <w:color w:val="auto"/>
                <w:sz w:val="16"/>
                <w:szCs w:val="16"/>
              </w:rPr>
            </w:pPr>
            <w:r w:rsidRPr="000F6592">
              <w:rPr>
                <w:rFonts w:ascii="Arial" w:eastAsia="Arial" w:hAnsi="Arial" w:cs="Arial"/>
                <w:i/>
                <w:iCs/>
                <w:color w:val="auto"/>
                <w:sz w:val="16"/>
                <w:szCs w:val="16"/>
              </w:rPr>
              <w:t>Niveau de service à atteindre et pénalité associée :</w:t>
            </w:r>
          </w:p>
          <w:p w14:paraId="567DCE85" w14:textId="77777777" w:rsidR="003331FF" w:rsidRPr="000F6592" w:rsidRDefault="003331FF">
            <w:pPr>
              <w:pStyle w:val="Paragraphedeliste"/>
              <w:numPr>
                <w:ilvl w:val="0"/>
                <w:numId w:val="4"/>
              </w:numPr>
              <w:spacing w:before="60" w:after="60"/>
              <w:ind w:left="488"/>
              <w:rPr>
                <w:rFonts w:ascii="Arial" w:eastAsia="Arial" w:hAnsi="Arial" w:cs="Arial"/>
                <w:color w:val="auto"/>
                <w:sz w:val="16"/>
                <w:szCs w:val="16"/>
              </w:rPr>
            </w:pPr>
            <w:r w:rsidRPr="000F6592">
              <w:rPr>
                <w:rFonts w:ascii="Arial" w:eastAsia="Arial" w:hAnsi="Arial" w:cs="Arial"/>
                <w:i/>
                <w:iCs/>
                <w:color w:val="auto"/>
                <w:sz w:val="16"/>
                <w:szCs w:val="16"/>
              </w:rPr>
              <w:t>Aucun retard sur la livraison initiale</w:t>
            </w:r>
          </w:p>
          <w:p w14:paraId="3368A44D" w14:textId="77777777" w:rsidR="003331FF" w:rsidRPr="000F6592" w:rsidRDefault="003331FF">
            <w:pPr>
              <w:pStyle w:val="Paragraphedeliste"/>
              <w:numPr>
                <w:ilvl w:val="0"/>
                <w:numId w:val="4"/>
              </w:numPr>
              <w:spacing w:before="60" w:after="60"/>
              <w:ind w:left="488"/>
              <w:rPr>
                <w:rFonts w:ascii="Arial" w:eastAsia="Arial" w:hAnsi="Arial" w:cs="Arial"/>
                <w:color w:val="auto"/>
                <w:sz w:val="16"/>
                <w:szCs w:val="16"/>
              </w:rPr>
            </w:pPr>
            <w:r w:rsidRPr="000F6592">
              <w:rPr>
                <w:rFonts w:ascii="Arial" w:eastAsia="Arial" w:hAnsi="Arial" w:cs="Arial"/>
                <w:i/>
                <w:iCs/>
                <w:color w:val="auto"/>
                <w:sz w:val="16"/>
                <w:szCs w:val="16"/>
              </w:rPr>
              <w:t>100 euros HT par livrable non fourni</w:t>
            </w:r>
          </w:p>
          <w:p w14:paraId="5073EB99" w14:textId="77777777" w:rsidR="003331FF" w:rsidRPr="000F6592" w:rsidRDefault="003331FF" w:rsidP="00234E1A">
            <w:pPr>
              <w:pStyle w:val="Sansinterligne"/>
              <w:jc w:val="center"/>
              <w:rPr>
                <w:rFonts w:ascii="Enedis" w:hAnsi="Enedis"/>
              </w:rPr>
            </w:pPr>
          </w:p>
        </w:tc>
      </w:tr>
    </w:tbl>
    <w:p w14:paraId="5C314302" w14:textId="02B4492A" w:rsidR="00FB0FEB" w:rsidRDefault="00FB0FEB" w:rsidP="003331FF"/>
    <w:p w14:paraId="5967896D" w14:textId="77777777" w:rsidR="00FB0FEB" w:rsidRDefault="00FB0FEB">
      <w:pPr>
        <w:spacing w:before="0" w:after="0"/>
        <w:jc w:val="left"/>
      </w:pPr>
      <w:r>
        <w:br w:type="page"/>
      </w:r>
    </w:p>
    <w:tbl>
      <w:tblPr>
        <w:tblStyle w:val="Grilledutableau"/>
        <w:tblW w:w="0" w:type="auto"/>
        <w:tblLook w:val="04A0" w:firstRow="1" w:lastRow="0" w:firstColumn="1" w:lastColumn="0" w:noHBand="0" w:noVBand="1"/>
      </w:tblPr>
      <w:tblGrid>
        <w:gridCol w:w="1804"/>
        <w:gridCol w:w="1334"/>
        <w:gridCol w:w="3248"/>
        <w:gridCol w:w="4148"/>
      </w:tblGrid>
      <w:tr w:rsidR="003331FF" w:rsidRPr="000F6592" w14:paraId="28F886D2" w14:textId="77777777" w:rsidTr="00234E1A">
        <w:trPr>
          <w:trHeight w:val="420"/>
        </w:trPr>
        <w:tc>
          <w:tcPr>
            <w:tcW w:w="1657" w:type="dxa"/>
            <w:tcBorders>
              <w:top w:val="single" w:sz="8" w:space="0" w:color="001A70"/>
              <w:left w:val="single" w:sz="8" w:space="0" w:color="001A70"/>
              <w:bottom w:val="single" w:sz="8" w:space="0" w:color="001A70"/>
              <w:right w:val="single" w:sz="8" w:space="0" w:color="001A70"/>
            </w:tcBorders>
            <w:shd w:val="clear" w:color="auto" w:fill="C5EFFF" w:themeFill="accent1" w:themeFillTint="33"/>
            <w:tcMar>
              <w:left w:w="108" w:type="dxa"/>
              <w:right w:w="108" w:type="dxa"/>
            </w:tcMar>
            <w:vAlign w:val="center"/>
          </w:tcPr>
          <w:p w14:paraId="68E4819C" w14:textId="77777777" w:rsidR="003331FF" w:rsidRPr="000F6592" w:rsidRDefault="003331FF" w:rsidP="00234E1A">
            <w:r w:rsidRPr="000F6592">
              <w:rPr>
                <w:rFonts w:eastAsia="Enedis" w:cs="Enedis"/>
                <w:b/>
                <w:bCs/>
                <w:color w:val="000000"/>
              </w:rPr>
              <w:lastRenderedPageBreak/>
              <w:t>TECH-2</w:t>
            </w:r>
          </w:p>
        </w:tc>
        <w:tc>
          <w:tcPr>
            <w:tcW w:w="8799" w:type="dxa"/>
            <w:gridSpan w:val="3"/>
            <w:tcBorders>
              <w:top w:val="single" w:sz="8" w:space="0" w:color="001A70"/>
              <w:left w:val="single" w:sz="8" w:space="0" w:color="001A70"/>
              <w:bottom w:val="single" w:sz="8" w:space="0" w:color="001A70"/>
              <w:right w:val="single" w:sz="8" w:space="0" w:color="001A70"/>
            </w:tcBorders>
            <w:shd w:val="clear" w:color="auto" w:fill="C5EFFF" w:themeFill="accent1" w:themeFillTint="33"/>
            <w:tcMar>
              <w:left w:w="108" w:type="dxa"/>
              <w:right w:w="108" w:type="dxa"/>
            </w:tcMar>
            <w:vAlign w:val="center"/>
          </w:tcPr>
          <w:p w14:paraId="214D2E5E" w14:textId="77777777" w:rsidR="003331FF" w:rsidRPr="000F6592" w:rsidRDefault="003331FF" w:rsidP="00234E1A">
            <w:commentRangeStart w:id="16"/>
            <w:r w:rsidRPr="000F6592">
              <w:rPr>
                <w:rFonts w:eastAsia="Enedis" w:cs="Enedis"/>
                <w:b/>
                <w:bCs/>
                <w:color w:val="000000"/>
              </w:rPr>
              <w:t>Mettre en place les outils / configurations / paramétrages communs à tous pour améliorer les performances des IA utilisées</w:t>
            </w:r>
            <w:commentRangeEnd w:id="16"/>
            <w:r w:rsidR="00F11DEE" w:rsidRPr="000F6592">
              <w:rPr>
                <w:rStyle w:val="Marquedecommentaire"/>
                <w:sz w:val="20"/>
                <w:szCs w:val="20"/>
              </w:rPr>
              <w:commentReference w:id="16"/>
            </w:r>
          </w:p>
        </w:tc>
      </w:tr>
      <w:tr w:rsidR="003331FF" w:rsidRPr="000F6592" w14:paraId="01885385" w14:textId="77777777" w:rsidTr="00234E1A">
        <w:trPr>
          <w:trHeight w:val="300"/>
        </w:trPr>
        <w:tc>
          <w:tcPr>
            <w:tcW w:w="10456" w:type="dxa"/>
            <w:gridSpan w:val="4"/>
            <w:tcBorders>
              <w:top w:val="single" w:sz="8" w:space="0" w:color="001A70"/>
              <w:left w:val="single" w:sz="8" w:space="0" w:color="001A70"/>
              <w:bottom w:val="single" w:sz="8" w:space="0" w:color="001A70"/>
              <w:right w:val="single" w:sz="8" w:space="0" w:color="001A70"/>
            </w:tcBorders>
            <w:tcMar>
              <w:left w:w="108" w:type="dxa"/>
              <w:right w:w="108" w:type="dxa"/>
            </w:tcMar>
          </w:tcPr>
          <w:p w14:paraId="0159181C" w14:textId="3FB1FC8F" w:rsidR="002F316D" w:rsidRDefault="002F316D" w:rsidP="002F316D">
            <w:pPr>
              <w:spacing w:after="200" w:line="276" w:lineRule="auto"/>
              <w:rPr>
                <w:shd w:val="clear" w:color="auto" w:fill="FFFFFF"/>
              </w:rPr>
            </w:pPr>
            <w:r w:rsidRPr="002F316D">
              <w:rPr>
                <w:shd w:val="clear" w:color="auto" w:fill="FFFFFF"/>
              </w:rPr>
              <w:t>Yélé Consulting accompagne le GTAR dans l'</w:t>
            </w:r>
            <w:r w:rsidRPr="004E59C0">
              <w:rPr>
                <w:b/>
                <w:bCs/>
                <w:shd w:val="clear" w:color="auto" w:fill="FFFFFF"/>
              </w:rPr>
              <w:t>industrialisation</w:t>
            </w:r>
            <w:r w:rsidRPr="002F316D">
              <w:rPr>
                <w:shd w:val="clear" w:color="auto" w:fill="FFFFFF"/>
              </w:rPr>
              <w:t xml:space="preserve"> et l</w:t>
            </w:r>
            <w:r w:rsidRPr="004E59C0">
              <w:rPr>
                <w:b/>
                <w:bCs/>
                <w:shd w:val="clear" w:color="auto" w:fill="FFFFFF"/>
              </w:rPr>
              <w:t>'amélioration continue</w:t>
            </w:r>
            <w:r w:rsidRPr="002F316D">
              <w:rPr>
                <w:shd w:val="clear" w:color="auto" w:fill="FFFFFF"/>
              </w:rPr>
              <w:t xml:space="preserve"> des modèles</w:t>
            </w:r>
            <w:r>
              <w:rPr>
                <w:shd w:val="clear" w:color="auto" w:fill="FFFFFF"/>
              </w:rPr>
              <w:t>,</w:t>
            </w:r>
            <w:r w:rsidRPr="002F316D">
              <w:rPr>
                <w:shd w:val="clear" w:color="auto" w:fill="FFFFFF"/>
              </w:rPr>
              <w:t xml:space="preserve"> </w:t>
            </w:r>
            <w:r>
              <w:rPr>
                <w:shd w:val="clear" w:color="auto" w:fill="FFFFFF"/>
              </w:rPr>
              <w:t xml:space="preserve">dont ceux de </w:t>
            </w:r>
            <w:r w:rsidRPr="002F316D">
              <w:rPr>
                <w:shd w:val="clear" w:color="auto" w:fill="FFFFFF"/>
              </w:rPr>
              <w:t>Mistral</w:t>
            </w:r>
            <w:r>
              <w:rPr>
                <w:shd w:val="clear" w:color="auto" w:fill="FFFFFF"/>
              </w:rPr>
              <w:t>,</w:t>
            </w:r>
            <w:r w:rsidRPr="002F316D">
              <w:rPr>
                <w:shd w:val="clear" w:color="auto" w:fill="FFFFFF"/>
              </w:rPr>
              <w:t xml:space="preserve"> afin de garantir </w:t>
            </w:r>
            <w:r w:rsidR="004E59C0" w:rsidRPr="008075B8">
              <w:rPr>
                <w:b/>
                <w:bCs/>
                <w:shd w:val="clear" w:color="auto" w:fill="FFFFFF"/>
              </w:rPr>
              <w:t>pertinence</w:t>
            </w:r>
            <w:r w:rsidR="004E59C0">
              <w:rPr>
                <w:shd w:val="clear" w:color="auto" w:fill="FFFFFF"/>
              </w:rPr>
              <w:t xml:space="preserve">, </w:t>
            </w:r>
            <w:r w:rsidR="004E59C0" w:rsidRPr="008075B8">
              <w:rPr>
                <w:b/>
                <w:bCs/>
                <w:shd w:val="clear" w:color="auto" w:fill="FFFFFF"/>
              </w:rPr>
              <w:t>fiabilité</w:t>
            </w:r>
            <w:r w:rsidR="004E59C0">
              <w:rPr>
                <w:shd w:val="clear" w:color="auto" w:fill="FFFFFF"/>
              </w:rPr>
              <w:t xml:space="preserve">, </w:t>
            </w:r>
            <w:r w:rsidR="004E59C0" w:rsidRPr="008075B8">
              <w:rPr>
                <w:b/>
                <w:bCs/>
                <w:shd w:val="clear" w:color="auto" w:fill="FFFFFF"/>
              </w:rPr>
              <w:t>traçabilité</w:t>
            </w:r>
            <w:r w:rsidR="004E59C0">
              <w:rPr>
                <w:shd w:val="clear" w:color="auto" w:fill="FFFFFF"/>
              </w:rPr>
              <w:t xml:space="preserve"> et </w:t>
            </w:r>
            <w:r w:rsidR="004E59C0" w:rsidRPr="008075B8">
              <w:rPr>
                <w:b/>
                <w:bCs/>
                <w:shd w:val="clear" w:color="auto" w:fill="FFFFFF"/>
              </w:rPr>
              <w:t>homogénéité</w:t>
            </w:r>
            <w:r w:rsidR="004E59C0">
              <w:rPr>
                <w:shd w:val="clear" w:color="auto" w:fill="FFFFFF"/>
              </w:rPr>
              <w:t xml:space="preserve"> </w:t>
            </w:r>
            <w:r w:rsidRPr="002F316D">
              <w:rPr>
                <w:shd w:val="clear" w:color="auto" w:fill="FFFFFF"/>
              </w:rPr>
              <w:t>des réponses.</w:t>
            </w:r>
            <w:r>
              <w:rPr>
                <w:shd w:val="clear" w:color="auto" w:fill="FFFFFF"/>
              </w:rPr>
              <w:t xml:space="preserve"> En concepteurs fonctionnels et techniques, notre dispositif </w:t>
            </w:r>
            <w:r w:rsidR="00B071FF">
              <w:rPr>
                <w:shd w:val="clear" w:color="auto" w:fill="FFFFFF"/>
              </w:rPr>
              <w:t>s’appuie sur l’ingén</w:t>
            </w:r>
            <w:r w:rsidR="00DC71D1">
              <w:rPr>
                <w:shd w:val="clear" w:color="auto" w:fill="FFFFFF"/>
              </w:rPr>
              <w:t>ierie logicielle adapté</w:t>
            </w:r>
            <w:ins w:id="17" w:author="Emeric DENAMIEL" w:date="2026-09-08T21:13:00Z" w16du:dateUtc="2026-09-08T19:13:00Z">
              <w:r w:rsidR="00245F87">
                <w:rPr>
                  <w:shd w:val="clear" w:color="auto" w:fill="FFFFFF"/>
                </w:rPr>
                <w:t>e</w:t>
              </w:r>
            </w:ins>
            <w:r w:rsidR="00DC71D1">
              <w:rPr>
                <w:shd w:val="clear" w:color="auto" w:fill="FFFFFF"/>
              </w:rPr>
              <w:t xml:space="preserve"> à l’IA</w:t>
            </w:r>
            <w:r w:rsidR="006A7EF5">
              <w:rPr>
                <w:shd w:val="clear" w:color="auto" w:fill="FFFFFF"/>
              </w:rPr>
              <w:t xml:space="preserve">. </w:t>
            </w:r>
            <w:r w:rsidR="00681A70">
              <w:rPr>
                <w:shd w:val="clear" w:color="auto" w:fill="FFFFFF"/>
              </w:rPr>
              <w:t xml:space="preserve">Notre démarche </w:t>
            </w:r>
            <w:r w:rsidR="000019F6">
              <w:rPr>
                <w:shd w:val="clear" w:color="auto" w:fill="FFFFFF"/>
              </w:rPr>
              <w:t>mixe l’</w:t>
            </w:r>
            <w:r w:rsidR="000019F6" w:rsidRPr="004957E3">
              <w:rPr>
                <w:b/>
                <w:bCs/>
                <w:shd w:val="clear" w:color="auto" w:fill="FFFFFF"/>
              </w:rPr>
              <w:t>optimisation</w:t>
            </w:r>
            <w:r w:rsidR="00A6246F">
              <w:rPr>
                <w:shd w:val="clear" w:color="auto" w:fill="FFFFFF"/>
              </w:rPr>
              <w:t xml:space="preserve"> (inférence, système…)</w:t>
            </w:r>
            <w:r w:rsidR="00287417">
              <w:rPr>
                <w:shd w:val="clear" w:color="auto" w:fill="FFFFFF"/>
              </w:rPr>
              <w:t xml:space="preserve">, le </w:t>
            </w:r>
            <w:r w:rsidR="00287417" w:rsidRPr="004957E3">
              <w:rPr>
                <w:b/>
                <w:bCs/>
                <w:shd w:val="clear" w:color="auto" w:fill="FFFFFF"/>
              </w:rPr>
              <w:t>partage</w:t>
            </w:r>
            <w:r w:rsidR="0077649E">
              <w:rPr>
                <w:shd w:val="clear" w:color="auto" w:fill="FFFFFF"/>
              </w:rPr>
              <w:t xml:space="preserve"> et la </w:t>
            </w:r>
            <w:r w:rsidR="0077649E" w:rsidRPr="004957E3">
              <w:rPr>
                <w:b/>
                <w:bCs/>
                <w:shd w:val="clear" w:color="auto" w:fill="FFFFFF"/>
              </w:rPr>
              <w:t>standardisation</w:t>
            </w:r>
            <w:r w:rsidR="00287417">
              <w:rPr>
                <w:shd w:val="clear" w:color="auto" w:fill="FFFFFF"/>
              </w:rPr>
              <w:t xml:space="preserve"> (</w:t>
            </w:r>
            <w:r w:rsidR="00A6246F">
              <w:rPr>
                <w:shd w:val="clear" w:color="auto" w:fill="FFFFFF"/>
              </w:rPr>
              <w:t xml:space="preserve">via des </w:t>
            </w:r>
            <w:r w:rsidR="00287417">
              <w:rPr>
                <w:shd w:val="clear" w:color="auto" w:fill="FFFFFF"/>
              </w:rPr>
              <w:t>bibliothèque</w:t>
            </w:r>
            <w:r w:rsidR="00A6246F">
              <w:rPr>
                <w:shd w:val="clear" w:color="auto" w:fill="FFFFFF"/>
              </w:rPr>
              <w:t xml:space="preserve">s, </w:t>
            </w:r>
            <w:r w:rsidR="00A6246F">
              <w:rPr>
                <w:i/>
                <w:iCs/>
                <w:shd w:val="clear" w:color="auto" w:fill="FFFFFF"/>
              </w:rPr>
              <w:t>templates…</w:t>
            </w:r>
            <w:r w:rsidR="00287417">
              <w:rPr>
                <w:shd w:val="clear" w:color="auto" w:fill="FFFFFF"/>
              </w:rPr>
              <w:t>)</w:t>
            </w:r>
            <w:r w:rsidR="000019F6">
              <w:rPr>
                <w:shd w:val="clear" w:color="auto" w:fill="FFFFFF"/>
              </w:rPr>
              <w:t xml:space="preserve">, la </w:t>
            </w:r>
            <w:r w:rsidR="000019F6" w:rsidRPr="004957E3">
              <w:rPr>
                <w:b/>
                <w:bCs/>
                <w:shd w:val="clear" w:color="auto" w:fill="FFFFFF"/>
              </w:rPr>
              <w:t>structuration</w:t>
            </w:r>
            <w:r w:rsidR="000019F6">
              <w:rPr>
                <w:shd w:val="clear" w:color="auto" w:fill="FFFFFF"/>
              </w:rPr>
              <w:t xml:space="preserve"> des </w:t>
            </w:r>
            <w:r w:rsidR="000019F6" w:rsidRPr="004957E3">
              <w:rPr>
                <w:b/>
                <w:bCs/>
                <w:shd w:val="clear" w:color="auto" w:fill="FFFFFF"/>
              </w:rPr>
              <w:t>connaissances</w:t>
            </w:r>
            <w:r w:rsidR="000D7478">
              <w:rPr>
                <w:shd w:val="clear" w:color="auto" w:fill="FFFFFF"/>
              </w:rPr>
              <w:t xml:space="preserve">, la gestion des </w:t>
            </w:r>
            <w:r w:rsidR="000D7478" w:rsidRPr="004957E3">
              <w:rPr>
                <w:b/>
                <w:bCs/>
                <w:shd w:val="clear" w:color="auto" w:fill="FFFFFF"/>
              </w:rPr>
              <w:t>risques</w:t>
            </w:r>
            <w:r w:rsidR="000D7478">
              <w:rPr>
                <w:shd w:val="clear" w:color="auto" w:fill="FFFFFF"/>
              </w:rPr>
              <w:t xml:space="preserve"> et des </w:t>
            </w:r>
            <w:r w:rsidR="000D7478" w:rsidRPr="004957E3">
              <w:rPr>
                <w:b/>
                <w:bCs/>
                <w:shd w:val="clear" w:color="auto" w:fill="FFFFFF"/>
              </w:rPr>
              <w:t>contraintes</w:t>
            </w:r>
            <w:r w:rsidR="00287417">
              <w:rPr>
                <w:shd w:val="clear" w:color="auto" w:fill="FFFFFF"/>
              </w:rPr>
              <w:t xml:space="preserve"> </w:t>
            </w:r>
            <w:r w:rsidR="000D7478">
              <w:rPr>
                <w:shd w:val="clear" w:color="auto" w:fill="FFFFFF"/>
              </w:rPr>
              <w:t>ainsi que</w:t>
            </w:r>
            <w:r w:rsidR="00B334B8">
              <w:rPr>
                <w:shd w:val="clear" w:color="auto" w:fill="FFFFFF"/>
              </w:rPr>
              <w:t xml:space="preserve"> l’approche </w:t>
            </w:r>
            <w:r w:rsidR="00B334B8" w:rsidRPr="004957E3">
              <w:rPr>
                <w:b/>
                <w:bCs/>
                <w:i/>
                <w:iCs/>
                <w:shd w:val="clear" w:color="auto" w:fill="FFFFFF"/>
              </w:rPr>
              <w:t>AI FinOps</w:t>
            </w:r>
            <w:r w:rsidR="00287417">
              <w:rPr>
                <w:shd w:val="clear" w:color="auto" w:fill="FFFFFF"/>
              </w:rPr>
              <w:t xml:space="preserve"> (</w:t>
            </w:r>
            <w:r w:rsidR="00287417" w:rsidRPr="00287417">
              <w:rPr>
                <w:i/>
                <w:iCs/>
                <w:shd w:val="clear" w:color="auto" w:fill="FFFFFF"/>
              </w:rPr>
              <w:t>tokenomics</w:t>
            </w:r>
            <w:r w:rsidR="00287417">
              <w:rPr>
                <w:shd w:val="clear" w:color="auto" w:fill="FFFFFF"/>
              </w:rPr>
              <w:t>)</w:t>
            </w:r>
            <w:r w:rsidR="0070400A">
              <w:rPr>
                <w:shd w:val="clear" w:color="auto" w:fill="FFFFFF"/>
              </w:rPr>
              <w:t>. L</w:t>
            </w:r>
            <w:r w:rsidR="002678FB">
              <w:rPr>
                <w:shd w:val="clear" w:color="auto" w:fill="FFFFFF"/>
              </w:rPr>
              <w:t xml:space="preserve">a mise </w:t>
            </w:r>
            <w:r w:rsidR="006A7EF5">
              <w:rPr>
                <w:shd w:val="clear" w:color="auto" w:fill="FFFFFF"/>
              </w:rPr>
              <w:t xml:space="preserve">en place </w:t>
            </w:r>
            <w:ins w:id="18" w:author="Emeric DENAMIEL" w:date="2026-09-08T21:16:00Z" w16du:dateUtc="2026-09-08T19:16:00Z">
              <w:r w:rsidR="00C4493D">
                <w:rPr>
                  <w:shd w:val="clear" w:color="auto" w:fill="FFFFFF"/>
                </w:rPr>
                <w:t>de</w:t>
              </w:r>
              <w:r w:rsidR="006A7EF5">
                <w:rPr>
                  <w:shd w:val="clear" w:color="auto" w:fill="FFFFFF"/>
                </w:rPr>
                <w:t xml:space="preserve"> </w:t>
              </w:r>
            </w:ins>
            <w:r w:rsidR="006A7EF5">
              <w:rPr>
                <w:shd w:val="clear" w:color="auto" w:fill="FFFFFF"/>
              </w:rPr>
              <w:t xml:space="preserve">la </w:t>
            </w:r>
            <w:r w:rsidR="006A7EF5" w:rsidRPr="004957E3">
              <w:rPr>
                <w:b/>
                <w:bCs/>
                <w:shd w:val="clear" w:color="auto" w:fill="FFFFFF"/>
              </w:rPr>
              <w:t>supervision</w:t>
            </w:r>
            <w:r w:rsidR="006A7EF5">
              <w:rPr>
                <w:shd w:val="clear" w:color="auto" w:fill="FFFFFF"/>
              </w:rPr>
              <w:t xml:space="preserve"> tant </w:t>
            </w:r>
            <w:r w:rsidR="006A7EF5" w:rsidRPr="003A092E">
              <w:rPr>
                <w:shd w:val="clear" w:color="auto" w:fill="FFFFFF"/>
              </w:rPr>
              <w:t>sur la qualité, les coûts</w:t>
            </w:r>
            <w:r w:rsidR="006A7EF5">
              <w:rPr>
                <w:shd w:val="clear" w:color="auto" w:fill="FFFFFF"/>
              </w:rPr>
              <w:t xml:space="preserve"> et</w:t>
            </w:r>
            <w:r w:rsidR="006A7EF5" w:rsidRPr="003A092E">
              <w:rPr>
                <w:shd w:val="clear" w:color="auto" w:fill="FFFFFF"/>
              </w:rPr>
              <w:t xml:space="preserve"> </w:t>
            </w:r>
            <w:r w:rsidR="006A7EF5">
              <w:rPr>
                <w:shd w:val="clear" w:color="auto" w:fill="FFFFFF"/>
              </w:rPr>
              <w:t>le</w:t>
            </w:r>
            <w:r w:rsidR="006A7EF5" w:rsidRPr="003A092E">
              <w:rPr>
                <w:shd w:val="clear" w:color="auto" w:fill="FFFFFF"/>
              </w:rPr>
              <w:t>s usages</w:t>
            </w:r>
            <w:r w:rsidR="0070400A">
              <w:rPr>
                <w:shd w:val="clear" w:color="auto" w:fill="FFFFFF"/>
              </w:rPr>
              <w:t xml:space="preserve"> permet d’</w:t>
            </w:r>
            <w:r w:rsidR="000F5CF3">
              <w:rPr>
                <w:shd w:val="clear" w:color="auto" w:fill="FFFFFF"/>
              </w:rPr>
              <w:t>assurer l’amélioration continue</w:t>
            </w:r>
            <w:r w:rsidR="006A7EF5">
              <w:rPr>
                <w:shd w:val="clear" w:color="auto" w:fill="FFFFFF"/>
              </w:rPr>
              <w:t>.</w:t>
            </w:r>
          </w:p>
          <w:p w14:paraId="6F499167" w14:textId="51F5B94E" w:rsidR="003D0478" w:rsidRDefault="001D2A88" w:rsidP="002F316D">
            <w:pPr>
              <w:spacing w:after="200" w:line="276" w:lineRule="auto"/>
              <w:rPr>
                <w:shd w:val="clear" w:color="auto" w:fill="FFFFFF"/>
              </w:rPr>
            </w:pPr>
            <w:r w:rsidRPr="001D2A88">
              <w:rPr>
                <w:noProof/>
                <w:shd w:val="clear" w:color="auto" w:fill="FFFFFF"/>
              </w:rPr>
              <w:drawing>
                <wp:inline distT="0" distB="0" distL="0" distR="0" wp14:anchorId="5AD2BBBA" wp14:editId="6178B8F7">
                  <wp:extent cx="6551930" cy="801370"/>
                  <wp:effectExtent l="0" t="0" r="1270" b="0"/>
                  <wp:docPr id="206020944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209446" name=""/>
                          <pic:cNvPicPr/>
                        </pic:nvPicPr>
                        <pic:blipFill>
                          <a:blip r:embed="rId25"/>
                          <a:stretch>
                            <a:fillRect/>
                          </a:stretch>
                        </pic:blipFill>
                        <pic:spPr>
                          <a:xfrm>
                            <a:off x="0" y="0"/>
                            <a:ext cx="6551930" cy="801370"/>
                          </a:xfrm>
                          <a:prstGeom prst="rect">
                            <a:avLst/>
                          </a:prstGeom>
                        </pic:spPr>
                      </pic:pic>
                    </a:graphicData>
                  </a:graphic>
                </wp:inline>
              </w:drawing>
            </w:r>
          </w:p>
          <w:p w14:paraId="1FEAB1C1" w14:textId="13A31FFC" w:rsidR="00E45C29" w:rsidRDefault="00D31B71" w:rsidP="00FF57FC">
            <w:pPr>
              <w:spacing w:after="0" w:line="276" w:lineRule="auto"/>
              <w:rPr>
                <w:shd w:val="clear" w:color="auto" w:fill="FFFFFF"/>
              </w:rPr>
            </w:pPr>
            <w:r>
              <w:rPr>
                <w:shd w:val="clear" w:color="auto" w:fill="FFFFFF"/>
              </w:rPr>
              <w:t xml:space="preserve">Yélé Consulting </w:t>
            </w:r>
            <w:r w:rsidR="00FD3377" w:rsidRPr="00FD3377">
              <w:rPr>
                <w:shd w:val="clear" w:color="auto" w:fill="FFFFFF"/>
              </w:rPr>
              <w:t>participe à l'</w:t>
            </w:r>
            <w:r w:rsidR="00FD3377" w:rsidRPr="00FD3377">
              <w:rPr>
                <w:b/>
                <w:bCs/>
                <w:shd w:val="clear" w:color="auto" w:fill="FFFFFF"/>
              </w:rPr>
              <w:t>optimisation continue des paramètres d'inférence</w:t>
            </w:r>
            <w:r w:rsidR="00FD3377" w:rsidRPr="00FD3377">
              <w:rPr>
                <w:shd w:val="clear" w:color="auto" w:fill="FFFFFF"/>
              </w:rPr>
              <w:t xml:space="preserve"> des modèles Mistral déployés sur l'infrastructure interne. Nos objectifs </w:t>
            </w:r>
            <w:r w:rsidR="00FF57FC">
              <w:rPr>
                <w:shd w:val="clear" w:color="auto" w:fill="FFFFFF"/>
              </w:rPr>
              <w:t xml:space="preserve">sont de </w:t>
            </w:r>
            <w:r w:rsidR="00FD3377" w:rsidRPr="00FD3377">
              <w:rPr>
                <w:shd w:val="clear" w:color="auto" w:fill="FFFFFF"/>
              </w:rPr>
              <w:t>:</w:t>
            </w:r>
          </w:p>
          <w:p w14:paraId="22F103AE" w14:textId="304BA836" w:rsidR="00E45C29" w:rsidRDefault="00FD3377" w:rsidP="007114E9">
            <w:pPr>
              <w:pStyle w:val="Paragraphedeliste"/>
              <w:numPr>
                <w:ilvl w:val="0"/>
                <w:numId w:val="21"/>
              </w:numPr>
              <w:spacing w:before="0" w:after="0" w:line="276" w:lineRule="auto"/>
              <w:rPr>
                <w:shd w:val="clear" w:color="auto" w:fill="FFFFFF"/>
              </w:rPr>
            </w:pPr>
            <w:r w:rsidRPr="00C45CBC">
              <w:rPr>
                <w:shd w:val="clear" w:color="auto" w:fill="FFFFFF"/>
              </w:rPr>
              <w:t>Adapter</w:t>
            </w:r>
            <w:r w:rsidRPr="00E45C29">
              <w:rPr>
                <w:shd w:val="clear" w:color="auto" w:fill="FFFFFF"/>
              </w:rPr>
              <w:t xml:space="preserve"> les configurations aux usages </w:t>
            </w:r>
            <w:r w:rsidR="00E45C29">
              <w:rPr>
                <w:shd w:val="clear" w:color="auto" w:fill="FFFFFF"/>
              </w:rPr>
              <w:t>M</w:t>
            </w:r>
            <w:r w:rsidRPr="00E45C29">
              <w:rPr>
                <w:shd w:val="clear" w:color="auto" w:fill="FFFFFF"/>
              </w:rPr>
              <w:t xml:space="preserve">étier afin d'obtenir </w:t>
            </w:r>
            <w:r w:rsidR="00FD0C70">
              <w:rPr>
                <w:shd w:val="clear" w:color="auto" w:fill="FFFFFF"/>
              </w:rPr>
              <w:t xml:space="preserve">un </w:t>
            </w:r>
            <w:r w:rsidR="00FD0C70" w:rsidRPr="000C0371">
              <w:rPr>
                <w:b/>
                <w:bCs/>
                <w:shd w:val="clear" w:color="auto" w:fill="FFFFFF"/>
              </w:rPr>
              <w:t xml:space="preserve">optimal entre </w:t>
            </w:r>
            <w:r w:rsidRPr="000C0371">
              <w:rPr>
                <w:b/>
                <w:bCs/>
                <w:shd w:val="clear" w:color="auto" w:fill="FFFFFF"/>
              </w:rPr>
              <w:t>pertinence, précision</w:t>
            </w:r>
            <w:r w:rsidR="00B06623" w:rsidRPr="000C0371">
              <w:rPr>
                <w:b/>
                <w:bCs/>
                <w:shd w:val="clear" w:color="auto" w:fill="FFFFFF"/>
              </w:rPr>
              <w:t>, créativité</w:t>
            </w:r>
            <w:r w:rsidRPr="000C0371">
              <w:rPr>
                <w:b/>
                <w:bCs/>
                <w:shd w:val="clear" w:color="auto" w:fill="FFFFFF"/>
              </w:rPr>
              <w:t xml:space="preserve"> et </w:t>
            </w:r>
            <w:r w:rsidR="00FD0C70" w:rsidRPr="000C0371">
              <w:rPr>
                <w:b/>
                <w:bCs/>
                <w:shd w:val="clear" w:color="auto" w:fill="FFFFFF"/>
              </w:rPr>
              <w:t>vélocité</w:t>
            </w:r>
            <w:r w:rsidRPr="00E45C29">
              <w:rPr>
                <w:shd w:val="clear" w:color="auto" w:fill="FFFFFF"/>
              </w:rPr>
              <w:t xml:space="preserve"> ;</w:t>
            </w:r>
          </w:p>
          <w:p w14:paraId="6AC81DCC" w14:textId="1A527A96" w:rsidR="00E45C29" w:rsidRDefault="00FD3377" w:rsidP="00773E28">
            <w:pPr>
              <w:pStyle w:val="Paragraphedeliste"/>
              <w:numPr>
                <w:ilvl w:val="0"/>
                <w:numId w:val="21"/>
              </w:numPr>
              <w:spacing w:before="0" w:after="0" w:line="276" w:lineRule="auto"/>
              <w:rPr>
                <w:shd w:val="clear" w:color="auto" w:fill="FFFFFF"/>
              </w:rPr>
            </w:pPr>
            <w:r w:rsidRPr="00C45CBC">
              <w:rPr>
                <w:shd w:val="clear" w:color="auto" w:fill="FFFFFF"/>
              </w:rPr>
              <w:t>Améliorer</w:t>
            </w:r>
            <w:r w:rsidRPr="00E45C29">
              <w:rPr>
                <w:shd w:val="clear" w:color="auto" w:fill="FFFFFF"/>
              </w:rPr>
              <w:t xml:space="preserve"> la </w:t>
            </w:r>
            <w:r w:rsidRPr="000C0371">
              <w:rPr>
                <w:b/>
                <w:bCs/>
                <w:shd w:val="clear" w:color="auto" w:fill="FFFFFF"/>
              </w:rPr>
              <w:t>cohérence</w:t>
            </w:r>
            <w:r w:rsidRPr="00E45C29">
              <w:rPr>
                <w:shd w:val="clear" w:color="auto" w:fill="FFFFFF"/>
              </w:rPr>
              <w:t xml:space="preserve"> et la </w:t>
            </w:r>
            <w:r w:rsidRPr="000C0371">
              <w:rPr>
                <w:b/>
                <w:bCs/>
                <w:shd w:val="clear" w:color="auto" w:fill="FFFFFF"/>
              </w:rPr>
              <w:t>stabilité</w:t>
            </w:r>
            <w:r w:rsidRPr="00E45C29">
              <w:rPr>
                <w:shd w:val="clear" w:color="auto" w:fill="FFFFFF"/>
              </w:rPr>
              <w:t xml:space="preserve"> des réponses en </w:t>
            </w:r>
            <w:r w:rsidR="00F402FA">
              <w:rPr>
                <w:shd w:val="clear" w:color="auto" w:fill="FFFFFF"/>
              </w:rPr>
              <w:t>imposant des limites d</w:t>
            </w:r>
            <w:r w:rsidRPr="00E45C29">
              <w:rPr>
                <w:shd w:val="clear" w:color="auto" w:fill="FFFFFF"/>
              </w:rPr>
              <w:t xml:space="preserve">e comportements et </w:t>
            </w:r>
            <w:r w:rsidR="00F402FA">
              <w:rPr>
                <w:shd w:val="clear" w:color="auto" w:fill="FFFFFF"/>
              </w:rPr>
              <w:t>en apportant précision et concision</w:t>
            </w:r>
            <w:r w:rsidRPr="00E45C29">
              <w:rPr>
                <w:shd w:val="clear" w:color="auto" w:fill="FFFFFF"/>
              </w:rPr>
              <w:t xml:space="preserve"> ;</w:t>
            </w:r>
          </w:p>
          <w:p w14:paraId="26751997" w14:textId="77777777" w:rsidR="00E45C29" w:rsidRDefault="00FD3377" w:rsidP="00A523C5">
            <w:pPr>
              <w:pStyle w:val="Paragraphedeliste"/>
              <w:numPr>
                <w:ilvl w:val="0"/>
                <w:numId w:val="21"/>
              </w:numPr>
              <w:spacing w:before="0" w:after="0" w:line="276" w:lineRule="auto"/>
              <w:rPr>
                <w:shd w:val="clear" w:color="auto" w:fill="FFFFFF"/>
              </w:rPr>
            </w:pPr>
            <w:r w:rsidRPr="00C45CBC">
              <w:rPr>
                <w:shd w:val="clear" w:color="auto" w:fill="FFFFFF"/>
              </w:rPr>
              <w:t>Exploiter</w:t>
            </w:r>
            <w:r w:rsidRPr="00E45C29">
              <w:rPr>
                <w:shd w:val="clear" w:color="auto" w:fill="FFFFFF"/>
              </w:rPr>
              <w:t xml:space="preserve"> les </w:t>
            </w:r>
            <w:r w:rsidRPr="000C0371">
              <w:rPr>
                <w:b/>
                <w:bCs/>
                <w:shd w:val="clear" w:color="auto" w:fill="FFFFFF"/>
              </w:rPr>
              <w:t>techniques d’optimisation</w:t>
            </w:r>
            <w:r w:rsidRPr="00E45C29">
              <w:rPr>
                <w:shd w:val="clear" w:color="auto" w:fill="FFFFFF"/>
              </w:rPr>
              <w:t xml:space="preserve"> adaptées à l’environnement (cache sémantique, routage de modèles, stratégies d’inférence, </w:t>
            </w:r>
            <w:r w:rsidRPr="00E45C29">
              <w:rPr>
                <w:i/>
                <w:iCs/>
                <w:shd w:val="clear" w:color="auto" w:fill="FFFFFF"/>
              </w:rPr>
              <w:t>tokenizer</w:t>
            </w:r>
            <w:r w:rsidRPr="00E45C29">
              <w:rPr>
                <w:shd w:val="clear" w:color="auto" w:fill="FFFFFF"/>
              </w:rPr>
              <w:t>…) pour améliorer les performances ;</w:t>
            </w:r>
          </w:p>
          <w:p w14:paraId="3DBE0103" w14:textId="61059D8E" w:rsidR="00FD3377" w:rsidRPr="00E45C29" w:rsidRDefault="00FD3377" w:rsidP="00A523C5">
            <w:pPr>
              <w:pStyle w:val="Paragraphedeliste"/>
              <w:numPr>
                <w:ilvl w:val="0"/>
                <w:numId w:val="21"/>
              </w:numPr>
              <w:spacing w:before="0" w:after="0" w:line="276" w:lineRule="auto"/>
              <w:rPr>
                <w:shd w:val="clear" w:color="auto" w:fill="FFFFFF"/>
              </w:rPr>
            </w:pPr>
            <w:r w:rsidRPr="000C0371">
              <w:rPr>
                <w:b/>
                <w:bCs/>
                <w:shd w:val="clear" w:color="auto" w:fill="FFFFFF"/>
              </w:rPr>
              <w:t>Piloter la performance</w:t>
            </w:r>
            <w:r w:rsidRPr="00E45C29">
              <w:rPr>
                <w:shd w:val="clear" w:color="auto" w:fill="FFFFFF"/>
              </w:rPr>
              <w:t xml:space="preserve"> </w:t>
            </w:r>
            <w:r w:rsidR="00C808D4">
              <w:rPr>
                <w:shd w:val="clear" w:color="auto" w:fill="FFFFFF"/>
              </w:rPr>
              <w:t>par</w:t>
            </w:r>
            <w:r w:rsidR="00ED5E6E">
              <w:rPr>
                <w:shd w:val="clear" w:color="auto" w:fill="FFFFFF"/>
              </w:rPr>
              <w:t xml:space="preserve"> </w:t>
            </w:r>
            <w:r w:rsidR="00C808D4">
              <w:rPr>
                <w:shd w:val="clear" w:color="auto" w:fill="FFFFFF"/>
              </w:rPr>
              <w:t>la mise en place d’</w:t>
            </w:r>
            <w:r w:rsidR="00D4507C">
              <w:rPr>
                <w:shd w:val="clear" w:color="auto" w:fill="FFFFFF"/>
              </w:rPr>
              <w:t xml:space="preserve">un référentiel qualité, </w:t>
            </w:r>
            <w:r w:rsidRPr="00E45C29">
              <w:rPr>
                <w:shd w:val="clear" w:color="auto" w:fill="FFFFFF"/>
              </w:rPr>
              <w:t>d'indicateurs</w:t>
            </w:r>
            <w:r w:rsidR="00F34D0F">
              <w:rPr>
                <w:shd w:val="clear" w:color="auto" w:fill="FFFFFF"/>
              </w:rPr>
              <w:t xml:space="preserve"> </w:t>
            </w:r>
            <w:r w:rsidRPr="00E45C29">
              <w:rPr>
                <w:shd w:val="clear" w:color="auto" w:fill="FFFFFF"/>
              </w:rPr>
              <w:t xml:space="preserve">et d'une démarche d'amélioration continue </w:t>
            </w:r>
            <w:r w:rsidR="00ED5E6E">
              <w:rPr>
                <w:shd w:val="clear" w:color="auto" w:fill="FFFFFF"/>
              </w:rPr>
              <w:t xml:space="preserve">ainsi que des </w:t>
            </w:r>
            <w:r w:rsidRPr="00E45C29">
              <w:rPr>
                <w:shd w:val="clear" w:color="auto" w:fill="FFFFFF"/>
              </w:rPr>
              <w:t>revues régulières des résultats.</w:t>
            </w:r>
          </w:p>
          <w:p w14:paraId="49983FFB" w14:textId="5625C8E3" w:rsidR="00B66E19" w:rsidRDefault="00FF57FC" w:rsidP="00B66E19">
            <w:pPr>
              <w:spacing w:after="0" w:line="276" w:lineRule="auto"/>
              <w:rPr>
                <w:shd w:val="clear" w:color="auto" w:fill="FFFFFF"/>
              </w:rPr>
            </w:pPr>
            <w:r w:rsidRPr="00FF57FC">
              <w:rPr>
                <w:shd w:val="clear" w:color="auto" w:fill="FFFFFF"/>
              </w:rPr>
              <w:t xml:space="preserve">Pour gagner en fiabilité, pertinence et homogénéité, notre dispositif conçoit et maintient un ensemble de </w:t>
            </w:r>
            <w:r w:rsidRPr="00B66E19">
              <w:rPr>
                <w:b/>
                <w:bCs/>
                <w:i/>
                <w:iCs/>
                <w:shd w:val="clear" w:color="auto" w:fill="FFFFFF"/>
              </w:rPr>
              <w:t>prompts</w:t>
            </w:r>
            <w:r w:rsidRPr="00B66E19">
              <w:rPr>
                <w:b/>
                <w:bCs/>
                <w:shd w:val="clear" w:color="auto" w:fill="FFFFFF"/>
              </w:rPr>
              <w:t xml:space="preserve"> système mutualisés</w:t>
            </w:r>
            <w:r w:rsidRPr="00FF57FC">
              <w:rPr>
                <w:shd w:val="clear" w:color="auto" w:fill="FFFFFF"/>
              </w:rPr>
              <w:t xml:space="preserve"> en définissant le rôle du modèle, le contexte métier, les règles de fonctionnement, les garde-fous, les critères de qualité et les formats de restitution. Nos objectifs</w:t>
            </w:r>
            <w:r w:rsidR="00B66E19">
              <w:rPr>
                <w:shd w:val="clear" w:color="auto" w:fill="FFFFFF"/>
              </w:rPr>
              <w:t xml:space="preserve"> sont</w:t>
            </w:r>
            <w:r w:rsidRPr="00FF57FC">
              <w:rPr>
                <w:shd w:val="clear" w:color="auto" w:fill="FFFFFF"/>
              </w:rPr>
              <w:t xml:space="preserve"> </w:t>
            </w:r>
            <w:r w:rsidR="00B66E19">
              <w:rPr>
                <w:shd w:val="clear" w:color="auto" w:fill="FFFFFF"/>
              </w:rPr>
              <w:t xml:space="preserve">de </w:t>
            </w:r>
            <w:r w:rsidRPr="00FF57FC">
              <w:rPr>
                <w:shd w:val="clear" w:color="auto" w:fill="FFFFFF"/>
              </w:rPr>
              <w:t xml:space="preserve">: </w:t>
            </w:r>
          </w:p>
          <w:p w14:paraId="33C41884" w14:textId="77777777" w:rsidR="00B66E19" w:rsidRDefault="00FF57FC" w:rsidP="00AC6F9D">
            <w:pPr>
              <w:pStyle w:val="Paragraphedeliste"/>
              <w:numPr>
                <w:ilvl w:val="0"/>
                <w:numId w:val="22"/>
              </w:numPr>
              <w:spacing w:before="0" w:after="0" w:line="276" w:lineRule="auto"/>
              <w:rPr>
                <w:shd w:val="clear" w:color="auto" w:fill="FFFFFF"/>
              </w:rPr>
            </w:pPr>
            <w:r w:rsidRPr="00B66E19">
              <w:rPr>
                <w:shd w:val="clear" w:color="auto" w:fill="FFFFFF"/>
              </w:rPr>
              <w:t xml:space="preserve">Améliorer la pertinence des réponses en fournissant le </w:t>
            </w:r>
            <w:r w:rsidRPr="005E4412">
              <w:rPr>
                <w:b/>
                <w:bCs/>
                <w:shd w:val="clear" w:color="auto" w:fill="FFFFFF"/>
              </w:rPr>
              <w:t>cadre</w:t>
            </w:r>
            <w:r w:rsidRPr="00B66E19">
              <w:rPr>
                <w:shd w:val="clear" w:color="auto" w:fill="FFFFFF"/>
              </w:rPr>
              <w:t xml:space="preserve"> (contexte métier fiable, précis et adapté aux usages), supprimant les ambiguïtés d’interprétation et en apportant de la </w:t>
            </w:r>
            <w:r w:rsidRPr="005E4412">
              <w:rPr>
                <w:shd w:val="clear" w:color="auto" w:fill="FFFFFF"/>
              </w:rPr>
              <w:t>concision</w:t>
            </w:r>
            <w:r w:rsidRPr="00B66E19">
              <w:rPr>
                <w:shd w:val="clear" w:color="auto" w:fill="FFFFFF"/>
              </w:rPr>
              <w:t xml:space="preserve"> et le « juste » contexte ;</w:t>
            </w:r>
          </w:p>
          <w:p w14:paraId="20452C3D" w14:textId="77777777" w:rsidR="00B66E19" w:rsidRDefault="00FF57FC" w:rsidP="00152CE9">
            <w:pPr>
              <w:pStyle w:val="Paragraphedeliste"/>
              <w:numPr>
                <w:ilvl w:val="0"/>
                <w:numId w:val="22"/>
              </w:numPr>
              <w:spacing w:before="0" w:after="0" w:line="276" w:lineRule="auto"/>
              <w:rPr>
                <w:shd w:val="clear" w:color="auto" w:fill="FFFFFF"/>
              </w:rPr>
            </w:pPr>
            <w:r w:rsidRPr="00B66E19">
              <w:rPr>
                <w:shd w:val="clear" w:color="auto" w:fill="FFFFFF"/>
              </w:rPr>
              <w:t xml:space="preserve">Renforcer la </w:t>
            </w:r>
            <w:r w:rsidRPr="005E4412">
              <w:rPr>
                <w:b/>
                <w:bCs/>
                <w:shd w:val="clear" w:color="auto" w:fill="FFFFFF"/>
              </w:rPr>
              <w:t>cohérence</w:t>
            </w:r>
            <w:r w:rsidRPr="00B66E19">
              <w:rPr>
                <w:shd w:val="clear" w:color="auto" w:fill="FFFFFF"/>
              </w:rPr>
              <w:t xml:space="preserve"> et la </w:t>
            </w:r>
            <w:r w:rsidRPr="005E4412">
              <w:rPr>
                <w:b/>
                <w:bCs/>
                <w:shd w:val="clear" w:color="auto" w:fill="FFFFFF"/>
              </w:rPr>
              <w:t>reproductibilité</w:t>
            </w:r>
            <w:r w:rsidRPr="00B66E19">
              <w:rPr>
                <w:shd w:val="clear" w:color="auto" w:fill="FFFFFF"/>
              </w:rPr>
              <w:t xml:space="preserve"> des résultats grâce à des règles de fonctionnement, des contraintes et des exemples standardisés ;</w:t>
            </w:r>
          </w:p>
          <w:p w14:paraId="5129EF65" w14:textId="34EEECAB" w:rsidR="00B66E19" w:rsidRDefault="00FF57FC" w:rsidP="00F66610">
            <w:pPr>
              <w:pStyle w:val="Paragraphedeliste"/>
              <w:numPr>
                <w:ilvl w:val="0"/>
                <w:numId w:val="22"/>
              </w:numPr>
              <w:spacing w:before="0" w:after="0" w:line="276" w:lineRule="auto"/>
              <w:rPr>
                <w:shd w:val="clear" w:color="auto" w:fill="FFFFFF"/>
              </w:rPr>
            </w:pPr>
            <w:r w:rsidRPr="00B66E19">
              <w:rPr>
                <w:shd w:val="clear" w:color="auto" w:fill="FFFFFF"/>
              </w:rPr>
              <w:t xml:space="preserve">Réduire les hallucinations et les dérives en intégrant des mécanismes de </w:t>
            </w:r>
            <w:r w:rsidRPr="005E4412">
              <w:rPr>
                <w:b/>
                <w:bCs/>
                <w:shd w:val="clear" w:color="auto" w:fill="FFFFFF"/>
              </w:rPr>
              <w:t>contrôle</w:t>
            </w:r>
            <w:r w:rsidRPr="00B66E19">
              <w:rPr>
                <w:shd w:val="clear" w:color="auto" w:fill="FFFFFF"/>
              </w:rPr>
              <w:t xml:space="preserve">, de </w:t>
            </w:r>
            <w:r w:rsidRPr="005E4412">
              <w:rPr>
                <w:b/>
                <w:bCs/>
                <w:shd w:val="clear" w:color="auto" w:fill="FFFFFF"/>
              </w:rPr>
              <w:t>transparence</w:t>
            </w:r>
            <w:r w:rsidR="008500E1">
              <w:rPr>
                <w:shd w:val="clear" w:color="auto" w:fill="FFFFFF"/>
              </w:rPr>
              <w:t xml:space="preserve">, de </w:t>
            </w:r>
            <w:r w:rsidR="008500E1" w:rsidRPr="005E4412">
              <w:rPr>
                <w:b/>
                <w:bCs/>
                <w:shd w:val="clear" w:color="auto" w:fill="FFFFFF"/>
              </w:rPr>
              <w:t>traçabilité</w:t>
            </w:r>
            <w:r w:rsidRPr="00B66E19">
              <w:rPr>
                <w:shd w:val="clear" w:color="auto" w:fill="FFFFFF"/>
              </w:rPr>
              <w:t xml:space="preserve"> et de gestion de l'incertitude ;</w:t>
            </w:r>
          </w:p>
          <w:p w14:paraId="10056E30" w14:textId="1110EB92" w:rsidR="0066717A" w:rsidRDefault="00FF57FC" w:rsidP="00F66610">
            <w:pPr>
              <w:pStyle w:val="Paragraphedeliste"/>
              <w:numPr>
                <w:ilvl w:val="0"/>
                <w:numId w:val="22"/>
              </w:numPr>
              <w:spacing w:before="0" w:after="0" w:line="276" w:lineRule="auto"/>
              <w:rPr>
                <w:shd w:val="clear" w:color="auto" w:fill="FFFFFF"/>
              </w:rPr>
            </w:pPr>
            <w:r w:rsidRPr="00B66E19">
              <w:rPr>
                <w:shd w:val="clear" w:color="auto" w:fill="FFFFFF"/>
              </w:rPr>
              <w:t>Mesurer et améliorer en continu la qualité des réponses au travers de jeux de tests représentatifs et d'</w:t>
            </w:r>
            <w:r w:rsidRPr="005E4412">
              <w:rPr>
                <w:b/>
                <w:bCs/>
                <w:shd w:val="clear" w:color="auto" w:fill="FFFFFF"/>
              </w:rPr>
              <w:t>indicateurs de performance</w:t>
            </w:r>
            <w:r w:rsidRPr="00B66E19">
              <w:rPr>
                <w:shd w:val="clear" w:color="auto" w:fill="FFFFFF"/>
              </w:rPr>
              <w:t>.</w:t>
            </w:r>
          </w:p>
          <w:p w14:paraId="36532E85" w14:textId="74D39F63" w:rsidR="000672BF" w:rsidRDefault="000672BF" w:rsidP="000672BF">
            <w:pPr>
              <w:spacing w:after="0" w:line="276" w:lineRule="auto"/>
              <w:rPr>
                <w:shd w:val="clear" w:color="auto" w:fill="FFFFFF"/>
              </w:rPr>
            </w:pPr>
            <w:r>
              <w:rPr>
                <w:shd w:val="clear" w:color="auto" w:fill="FFFFFF"/>
              </w:rPr>
              <w:t xml:space="preserve">Dans cette logique d’optimisation, notre dispositif évaluera les meilleurs choix pour </w:t>
            </w:r>
            <w:r w:rsidRPr="00A83EF9">
              <w:rPr>
                <w:b/>
                <w:bCs/>
                <w:shd w:val="clear" w:color="auto" w:fill="FFFFFF"/>
              </w:rPr>
              <w:t>structurer</w:t>
            </w:r>
            <w:r>
              <w:rPr>
                <w:shd w:val="clear" w:color="auto" w:fill="FFFFFF"/>
              </w:rPr>
              <w:t xml:space="preserve"> et </w:t>
            </w:r>
            <w:r w:rsidRPr="00A83EF9">
              <w:rPr>
                <w:b/>
                <w:bCs/>
                <w:shd w:val="clear" w:color="auto" w:fill="FFFFFF"/>
              </w:rPr>
              <w:t>mettre à disposition les connaissances utiles</w:t>
            </w:r>
            <w:r>
              <w:rPr>
                <w:shd w:val="clear" w:color="auto" w:fill="FFFFFF"/>
              </w:rPr>
              <w:t xml:space="preserve"> aux modèles IA selon les usages. Ce pilier est essentiel pour réduire les incohérences ou les hallucinations des modèles. Nos objectifs</w:t>
            </w:r>
            <w:r w:rsidR="00A83EF9">
              <w:rPr>
                <w:shd w:val="clear" w:color="auto" w:fill="FFFFFF"/>
              </w:rPr>
              <w:t xml:space="preserve"> sont de</w:t>
            </w:r>
            <w:r>
              <w:rPr>
                <w:shd w:val="clear" w:color="auto" w:fill="FFFFFF"/>
              </w:rPr>
              <w:t> :</w:t>
            </w:r>
          </w:p>
          <w:p w14:paraId="302C83ED" w14:textId="0F1F60C0" w:rsidR="000672BF" w:rsidRPr="000672BF" w:rsidRDefault="000672BF" w:rsidP="000672BF">
            <w:pPr>
              <w:pStyle w:val="Paragraphedeliste"/>
              <w:numPr>
                <w:ilvl w:val="0"/>
                <w:numId w:val="23"/>
              </w:numPr>
              <w:spacing w:before="0" w:after="0" w:line="276" w:lineRule="auto"/>
              <w:rPr>
                <w:shd w:val="clear" w:color="auto" w:fill="FFFFFF"/>
              </w:rPr>
            </w:pPr>
            <w:r w:rsidRPr="000672BF">
              <w:rPr>
                <w:shd w:val="clear" w:color="auto" w:fill="FFFFFF"/>
              </w:rPr>
              <w:t>Réaliser l’</w:t>
            </w:r>
            <w:r w:rsidRPr="00A83EF9">
              <w:rPr>
                <w:b/>
                <w:bCs/>
                <w:shd w:val="clear" w:color="auto" w:fill="FFFFFF"/>
              </w:rPr>
              <w:t xml:space="preserve">ancrage </w:t>
            </w:r>
            <w:r w:rsidR="00A83EF9">
              <w:rPr>
                <w:b/>
                <w:bCs/>
                <w:shd w:val="clear" w:color="auto" w:fill="FFFFFF"/>
              </w:rPr>
              <w:t>M</w:t>
            </w:r>
            <w:r w:rsidRPr="00A83EF9">
              <w:rPr>
                <w:b/>
                <w:bCs/>
                <w:shd w:val="clear" w:color="auto" w:fill="FFFFFF"/>
              </w:rPr>
              <w:t>étier</w:t>
            </w:r>
            <w:r w:rsidRPr="000672BF">
              <w:rPr>
                <w:shd w:val="clear" w:color="auto" w:fill="FFFFFF"/>
              </w:rPr>
              <w:t xml:space="preserve"> des réponses, par l’identification et la qualification des connaissances métier pertinentes ;</w:t>
            </w:r>
          </w:p>
          <w:p w14:paraId="36CDEC3F" w14:textId="77777777" w:rsidR="000672BF" w:rsidRPr="000672BF" w:rsidRDefault="000672BF" w:rsidP="000672BF">
            <w:pPr>
              <w:pStyle w:val="Paragraphedeliste"/>
              <w:numPr>
                <w:ilvl w:val="0"/>
                <w:numId w:val="23"/>
              </w:numPr>
              <w:spacing w:before="0" w:after="0" w:line="276" w:lineRule="auto"/>
              <w:rPr>
                <w:shd w:val="clear" w:color="auto" w:fill="FFFFFF"/>
              </w:rPr>
            </w:pPr>
            <w:r w:rsidRPr="000672BF">
              <w:rPr>
                <w:shd w:val="clear" w:color="auto" w:fill="FFFFFF"/>
              </w:rPr>
              <w:t>Structurer et faciliter l’</w:t>
            </w:r>
            <w:r w:rsidRPr="00A83EF9">
              <w:rPr>
                <w:b/>
                <w:bCs/>
                <w:shd w:val="clear" w:color="auto" w:fill="FFFFFF"/>
              </w:rPr>
              <w:t>enrichissement du contexte</w:t>
            </w:r>
            <w:r w:rsidRPr="000672BF">
              <w:rPr>
                <w:shd w:val="clear" w:color="auto" w:fill="FFFFFF"/>
              </w:rPr>
              <w:t xml:space="preserve"> fourni aux modèles via des capitalisations communes et fédérées ainsi que des mécanismes de gouvernance adéquats ;</w:t>
            </w:r>
          </w:p>
          <w:p w14:paraId="0BD41021" w14:textId="14ECFBDD" w:rsidR="000672BF" w:rsidRDefault="000672BF" w:rsidP="000672BF">
            <w:pPr>
              <w:pStyle w:val="Paragraphedeliste"/>
              <w:numPr>
                <w:ilvl w:val="0"/>
                <w:numId w:val="23"/>
              </w:numPr>
              <w:spacing w:before="0" w:after="0" w:line="276" w:lineRule="auto"/>
              <w:rPr>
                <w:shd w:val="clear" w:color="auto" w:fill="FFFFFF"/>
              </w:rPr>
            </w:pPr>
            <w:r w:rsidRPr="000672BF">
              <w:rPr>
                <w:shd w:val="clear" w:color="auto" w:fill="FFFFFF"/>
              </w:rPr>
              <w:t xml:space="preserve">S’assurer d’une </w:t>
            </w:r>
            <w:r w:rsidRPr="005E4412">
              <w:rPr>
                <w:shd w:val="clear" w:color="auto" w:fill="FFFFFF"/>
              </w:rPr>
              <w:t>démarche d’amélioration continue</w:t>
            </w:r>
            <w:r w:rsidRPr="000672BF">
              <w:rPr>
                <w:shd w:val="clear" w:color="auto" w:fill="FFFFFF"/>
              </w:rPr>
              <w:t xml:space="preserve"> de la </w:t>
            </w:r>
            <w:r w:rsidRPr="005E4412">
              <w:rPr>
                <w:b/>
                <w:bCs/>
                <w:shd w:val="clear" w:color="auto" w:fill="FFFFFF"/>
              </w:rPr>
              <w:t>qualité des connaissances</w:t>
            </w:r>
            <w:r w:rsidRPr="000672BF">
              <w:rPr>
                <w:shd w:val="clear" w:color="auto" w:fill="FFFFFF"/>
              </w:rPr>
              <w:t>.</w:t>
            </w:r>
          </w:p>
          <w:p w14:paraId="5CB780E9" w14:textId="2B86C652" w:rsidR="00E044BC" w:rsidRDefault="00E044BC" w:rsidP="00E044BC">
            <w:pPr>
              <w:spacing w:after="0" w:line="276" w:lineRule="auto"/>
              <w:rPr>
                <w:shd w:val="clear" w:color="auto" w:fill="FFFFFF"/>
              </w:rPr>
            </w:pPr>
            <w:r w:rsidRPr="00AB2494">
              <w:rPr>
                <w:shd w:val="clear" w:color="auto" w:fill="FFFFFF"/>
              </w:rPr>
              <w:t xml:space="preserve">Notre dispositif conçoit, enrichit et maintient une </w:t>
            </w:r>
            <w:r w:rsidRPr="00E044BC">
              <w:rPr>
                <w:b/>
                <w:bCs/>
                <w:shd w:val="clear" w:color="auto" w:fill="FFFFFF"/>
              </w:rPr>
              <w:t xml:space="preserve">bibliothèque mutualisée de </w:t>
            </w:r>
            <w:r w:rsidRPr="00E044BC">
              <w:rPr>
                <w:b/>
                <w:bCs/>
                <w:i/>
                <w:iCs/>
                <w:shd w:val="clear" w:color="auto" w:fill="FFFFFF"/>
              </w:rPr>
              <w:t>prompts</w:t>
            </w:r>
            <w:r w:rsidRPr="00AB2494">
              <w:rPr>
                <w:shd w:val="clear" w:color="auto" w:fill="FFFFFF"/>
              </w:rPr>
              <w:t xml:space="preserve"> couvrant les principaux cas d'usage du </w:t>
            </w:r>
            <w:r w:rsidRPr="00AB2494">
              <w:rPr>
                <w:shd w:val="clear" w:color="auto" w:fill="FFFFFF"/>
              </w:rPr>
              <w:lastRenderedPageBreak/>
              <w:t>GTAR.</w:t>
            </w:r>
            <w:r>
              <w:rPr>
                <w:shd w:val="clear" w:color="auto" w:fill="FFFFFF"/>
              </w:rPr>
              <w:t xml:space="preserve"> </w:t>
            </w:r>
            <w:r w:rsidRPr="00AB2494">
              <w:rPr>
                <w:shd w:val="clear" w:color="auto" w:fill="FFFFFF"/>
              </w:rPr>
              <w:t>Nos objectifs</w:t>
            </w:r>
            <w:r>
              <w:rPr>
                <w:shd w:val="clear" w:color="auto" w:fill="FFFFFF"/>
              </w:rPr>
              <w:t xml:space="preserve"> sont de</w:t>
            </w:r>
            <w:r w:rsidRPr="00AB2494">
              <w:rPr>
                <w:shd w:val="clear" w:color="auto" w:fill="FFFFFF"/>
              </w:rPr>
              <w:t xml:space="preserve"> :</w:t>
            </w:r>
          </w:p>
          <w:p w14:paraId="06D95126" w14:textId="77777777" w:rsidR="00E044BC" w:rsidRPr="00E044BC" w:rsidRDefault="00E044BC" w:rsidP="00E044BC">
            <w:pPr>
              <w:pStyle w:val="Paragraphedeliste"/>
              <w:numPr>
                <w:ilvl w:val="0"/>
                <w:numId w:val="25"/>
              </w:numPr>
              <w:spacing w:before="0" w:after="0" w:line="276" w:lineRule="auto"/>
              <w:rPr>
                <w:shd w:val="clear" w:color="auto" w:fill="FFFFFF"/>
              </w:rPr>
            </w:pPr>
            <w:r w:rsidRPr="00E044BC">
              <w:rPr>
                <w:b/>
                <w:bCs/>
                <w:shd w:val="clear" w:color="auto" w:fill="FFFFFF"/>
              </w:rPr>
              <w:t>Standardiser</w:t>
            </w:r>
            <w:r w:rsidRPr="00E044BC">
              <w:rPr>
                <w:shd w:val="clear" w:color="auto" w:fill="FFFFFF"/>
              </w:rPr>
              <w:t xml:space="preserve"> les pratiques en proposant des </w:t>
            </w:r>
            <w:r w:rsidRPr="00E044BC">
              <w:rPr>
                <w:i/>
                <w:iCs/>
                <w:shd w:val="clear" w:color="auto" w:fill="FFFFFF"/>
              </w:rPr>
              <w:t>prompts</w:t>
            </w:r>
            <w:r w:rsidRPr="00E044BC">
              <w:rPr>
                <w:shd w:val="clear" w:color="auto" w:fill="FFFFFF"/>
              </w:rPr>
              <w:t xml:space="preserve"> validés, documentés et adaptés aux différents contextes métier du GTAR ;</w:t>
            </w:r>
          </w:p>
          <w:p w14:paraId="5A0AE4DD" w14:textId="77777777" w:rsidR="00E044BC" w:rsidRPr="00E044BC" w:rsidRDefault="00E044BC" w:rsidP="00E044BC">
            <w:pPr>
              <w:pStyle w:val="Paragraphedeliste"/>
              <w:numPr>
                <w:ilvl w:val="0"/>
                <w:numId w:val="25"/>
              </w:numPr>
              <w:spacing w:before="0" w:after="0" w:line="276" w:lineRule="auto"/>
              <w:rPr>
                <w:shd w:val="clear" w:color="auto" w:fill="FFFFFF"/>
              </w:rPr>
            </w:pPr>
            <w:r w:rsidRPr="00E044BC">
              <w:rPr>
                <w:shd w:val="clear" w:color="auto" w:fill="FFFFFF"/>
              </w:rPr>
              <w:t xml:space="preserve">Identifier les cas d’usage fréquents, </w:t>
            </w:r>
            <w:r w:rsidRPr="001C7335">
              <w:rPr>
                <w:b/>
                <w:bCs/>
                <w:shd w:val="clear" w:color="auto" w:fill="FFFFFF"/>
              </w:rPr>
              <w:t>référencer</w:t>
            </w:r>
            <w:r w:rsidRPr="00E044BC">
              <w:rPr>
                <w:shd w:val="clear" w:color="auto" w:fill="FFFFFF"/>
              </w:rPr>
              <w:t xml:space="preserve"> et </w:t>
            </w:r>
            <w:r w:rsidRPr="001C7335">
              <w:rPr>
                <w:b/>
                <w:bCs/>
                <w:shd w:val="clear" w:color="auto" w:fill="FFFFFF"/>
              </w:rPr>
              <w:t>maintenir</w:t>
            </w:r>
            <w:r w:rsidRPr="00E044BC">
              <w:rPr>
                <w:shd w:val="clear" w:color="auto" w:fill="FFFFFF"/>
              </w:rPr>
              <w:t xml:space="preserve"> les </w:t>
            </w:r>
            <w:r w:rsidRPr="00E044BC">
              <w:rPr>
                <w:i/>
                <w:iCs/>
                <w:shd w:val="clear" w:color="auto" w:fill="FFFFFF"/>
              </w:rPr>
              <w:t>prompts</w:t>
            </w:r>
            <w:r w:rsidRPr="00E044BC">
              <w:rPr>
                <w:shd w:val="clear" w:color="auto" w:fill="FFFFFF"/>
              </w:rPr>
              <w:t xml:space="preserve"> les plus performants ;</w:t>
            </w:r>
          </w:p>
          <w:p w14:paraId="6EFAC5C1" w14:textId="77777777" w:rsidR="00E044BC" w:rsidRPr="00E044BC" w:rsidRDefault="00E044BC" w:rsidP="00E044BC">
            <w:pPr>
              <w:pStyle w:val="Paragraphedeliste"/>
              <w:numPr>
                <w:ilvl w:val="0"/>
                <w:numId w:val="25"/>
              </w:numPr>
              <w:spacing w:before="0" w:after="0" w:line="276" w:lineRule="auto"/>
              <w:rPr>
                <w:shd w:val="clear" w:color="auto" w:fill="FFFFFF"/>
              </w:rPr>
            </w:pPr>
            <w:r w:rsidRPr="00E044BC">
              <w:rPr>
                <w:shd w:val="clear" w:color="auto" w:fill="FFFFFF"/>
              </w:rPr>
              <w:t xml:space="preserve">Réduire les risques d'usage en intégrant directement dans les </w:t>
            </w:r>
            <w:r w:rsidRPr="00E044BC">
              <w:rPr>
                <w:i/>
                <w:iCs/>
                <w:shd w:val="clear" w:color="auto" w:fill="FFFFFF"/>
              </w:rPr>
              <w:t>prompts</w:t>
            </w:r>
            <w:r w:rsidRPr="00E044BC">
              <w:rPr>
                <w:shd w:val="clear" w:color="auto" w:fill="FFFFFF"/>
              </w:rPr>
              <w:t xml:space="preserve"> les </w:t>
            </w:r>
            <w:r w:rsidRPr="001C7335">
              <w:rPr>
                <w:b/>
                <w:bCs/>
                <w:shd w:val="clear" w:color="auto" w:fill="FFFFFF"/>
              </w:rPr>
              <w:t>bonnes pratiques</w:t>
            </w:r>
            <w:r w:rsidRPr="00E044BC">
              <w:rPr>
                <w:shd w:val="clear" w:color="auto" w:fill="FFFFFF"/>
              </w:rPr>
              <w:t xml:space="preserve">, les </w:t>
            </w:r>
            <w:r w:rsidRPr="001C7335">
              <w:rPr>
                <w:b/>
                <w:bCs/>
                <w:shd w:val="clear" w:color="auto" w:fill="FFFFFF"/>
              </w:rPr>
              <w:t>garde-fous</w:t>
            </w:r>
            <w:r w:rsidRPr="00E044BC">
              <w:rPr>
                <w:shd w:val="clear" w:color="auto" w:fill="FFFFFF"/>
              </w:rPr>
              <w:t xml:space="preserve"> et les </w:t>
            </w:r>
            <w:r w:rsidRPr="001C7335">
              <w:rPr>
                <w:b/>
                <w:bCs/>
                <w:shd w:val="clear" w:color="auto" w:fill="FFFFFF"/>
              </w:rPr>
              <w:t>consignes de conformité</w:t>
            </w:r>
            <w:r w:rsidRPr="00E044BC">
              <w:rPr>
                <w:shd w:val="clear" w:color="auto" w:fill="FFFFFF"/>
              </w:rPr>
              <w:t xml:space="preserve"> applicables ;</w:t>
            </w:r>
          </w:p>
          <w:p w14:paraId="2581644B" w14:textId="54E3A225" w:rsidR="00E044BC" w:rsidRPr="00E044BC" w:rsidRDefault="00E044BC" w:rsidP="00E044BC">
            <w:pPr>
              <w:pStyle w:val="Paragraphedeliste"/>
              <w:numPr>
                <w:ilvl w:val="0"/>
                <w:numId w:val="25"/>
              </w:numPr>
              <w:spacing w:before="0" w:after="0" w:line="276" w:lineRule="auto"/>
              <w:rPr>
                <w:shd w:val="clear" w:color="auto" w:fill="FFFFFF"/>
              </w:rPr>
            </w:pPr>
            <w:r w:rsidRPr="00E044BC">
              <w:rPr>
                <w:shd w:val="clear" w:color="auto" w:fill="FFFFFF"/>
              </w:rPr>
              <w:t xml:space="preserve">Accélérer la prise en main des outils IA en mettant à disposition des </w:t>
            </w:r>
            <w:r w:rsidR="00C34F7C">
              <w:rPr>
                <w:b/>
                <w:bCs/>
                <w:i/>
                <w:iCs/>
                <w:shd w:val="clear" w:color="auto" w:fill="FFFFFF"/>
              </w:rPr>
              <w:t>prompts</w:t>
            </w:r>
            <w:r w:rsidRPr="00C34F7C">
              <w:rPr>
                <w:b/>
                <w:bCs/>
                <w:shd w:val="clear" w:color="auto" w:fill="FFFFFF"/>
              </w:rPr>
              <w:t xml:space="preserve"> prêts à l'emploi</w:t>
            </w:r>
            <w:r w:rsidRPr="00E044BC">
              <w:rPr>
                <w:shd w:val="clear" w:color="auto" w:fill="FFFFFF"/>
              </w:rPr>
              <w:t xml:space="preserve"> limitant les phases d'essais-erreurs ;</w:t>
            </w:r>
          </w:p>
          <w:p w14:paraId="6FF1495D" w14:textId="77777777" w:rsidR="00E044BC" w:rsidRPr="00E044BC" w:rsidRDefault="00E044BC" w:rsidP="00E044BC">
            <w:pPr>
              <w:pStyle w:val="Paragraphedeliste"/>
              <w:numPr>
                <w:ilvl w:val="0"/>
                <w:numId w:val="25"/>
              </w:numPr>
              <w:spacing w:before="0" w:after="0" w:line="276" w:lineRule="auto"/>
              <w:rPr>
                <w:shd w:val="clear" w:color="auto" w:fill="FFFFFF"/>
              </w:rPr>
            </w:pPr>
            <w:r w:rsidRPr="00E044BC">
              <w:rPr>
                <w:shd w:val="clear" w:color="auto" w:fill="FFFFFF"/>
              </w:rPr>
              <w:t xml:space="preserve">Fournir une </w:t>
            </w:r>
            <w:r w:rsidRPr="00C34F7C">
              <w:rPr>
                <w:b/>
                <w:bCs/>
                <w:shd w:val="clear" w:color="auto" w:fill="FFFFFF"/>
              </w:rPr>
              <w:t>fiche explicative</w:t>
            </w:r>
            <w:r w:rsidRPr="00E044BC">
              <w:rPr>
                <w:shd w:val="clear" w:color="auto" w:fill="FFFFFF"/>
              </w:rPr>
              <w:t xml:space="preserve"> permettant d’appréhender la construction de ces </w:t>
            </w:r>
            <w:r w:rsidRPr="00C34F7C">
              <w:rPr>
                <w:i/>
                <w:iCs/>
                <w:shd w:val="clear" w:color="auto" w:fill="FFFFFF"/>
              </w:rPr>
              <w:t>prompts</w:t>
            </w:r>
            <w:r w:rsidRPr="00E044BC">
              <w:rPr>
                <w:shd w:val="clear" w:color="auto" w:fill="FFFFFF"/>
              </w:rPr>
              <w:t> ;</w:t>
            </w:r>
          </w:p>
          <w:p w14:paraId="169876DD" w14:textId="070FCA6D" w:rsidR="00E044BC" w:rsidRPr="00E044BC" w:rsidRDefault="00E044BC" w:rsidP="00E044BC">
            <w:pPr>
              <w:pStyle w:val="Paragraphedeliste"/>
              <w:numPr>
                <w:ilvl w:val="0"/>
                <w:numId w:val="25"/>
              </w:numPr>
              <w:spacing w:before="0" w:after="0" w:line="276" w:lineRule="auto"/>
              <w:rPr>
                <w:shd w:val="clear" w:color="auto" w:fill="FFFFFF"/>
              </w:rPr>
            </w:pPr>
            <w:r w:rsidRPr="00E044BC">
              <w:rPr>
                <w:shd w:val="clear" w:color="auto" w:fill="FFFFFF"/>
              </w:rPr>
              <w:t>Déployer la bibliothèque dans une logique de « </w:t>
            </w:r>
            <w:r w:rsidRPr="00C34F7C">
              <w:rPr>
                <w:b/>
                <w:bCs/>
                <w:shd w:val="clear" w:color="auto" w:fill="FFFFFF"/>
              </w:rPr>
              <w:t>service</w:t>
            </w:r>
            <w:r w:rsidR="00C34F7C">
              <w:rPr>
                <w:b/>
                <w:bCs/>
                <w:shd w:val="clear" w:color="auto" w:fill="FFFFFF"/>
              </w:rPr>
              <w:t xml:space="preserve"> </w:t>
            </w:r>
            <w:r w:rsidRPr="00E044BC">
              <w:rPr>
                <w:shd w:val="clear" w:color="auto" w:fill="FFFFFF"/>
              </w:rPr>
              <w:t>» incluant le support ;</w:t>
            </w:r>
          </w:p>
          <w:p w14:paraId="7214BC59" w14:textId="77777777" w:rsidR="00E044BC" w:rsidRPr="00E044BC" w:rsidRDefault="00E044BC" w:rsidP="00E044BC">
            <w:pPr>
              <w:pStyle w:val="Paragraphedeliste"/>
              <w:numPr>
                <w:ilvl w:val="0"/>
                <w:numId w:val="25"/>
              </w:numPr>
              <w:spacing w:before="0" w:after="0" w:line="276" w:lineRule="auto"/>
              <w:rPr>
                <w:shd w:val="clear" w:color="auto" w:fill="FFFFFF"/>
              </w:rPr>
            </w:pPr>
            <w:r w:rsidRPr="00E044BC">
              <w:rPr>
                <w:shd w:val="clear" w:color="auto" w:fill="FFFFFF"/>
              </w:rPr>
              <w:t xml:space="preserve">Mettre en place la </w:t>
            </w:r>
            <w:r w:rsidRPr="00C34F7C">
              <w:rPr>
                <w:b/>
                <w:bCs/>
                <w:shd w:val="clear" w:color="auto" w:fill="FFFFFF"/>
              </w:rPr>
              <w:t>gouvernance</w:t>
            </w:r>
            <w:r w:rsidRPr="00E044BC">
              <w:rPr>
                <w:shd w:val="clear" w:color="auto" w:fill="FFFFFF"/>
              </w:rPr>
              <w:t xml:space="preserve"> des </w:t>
            </w:r>
            <w:r w:rsidRPr="00C34F7C">
              <w:rPr>
                <w:i/>
                <w:iCs/>
                <w:shd w:val="clear" w:color="auto" w:fill="FFFFFF"/>
              </w:rPr>
              <w:t>prompts</w:t>
            </w:r>
            <w:r w:rsidRPr="00E044BC">
              <w:rPr>
                <w:shd w:val="clear" w:color="auto" w:fill="FFFFFF"/>
              </w:rPr>
              <w:t>.</w:t>
            </w:r>
          </w:p>
          <w:p w14:paraId="2C86914B" w14:textId="208A87CA" w:rsidR="00E044BC" w:rsidRPr="00E044BC" w:rsidRDefault="00E044BC" w:rsidP="00C34F7C">
            <w:pPr>
              <w:spacing w:after="0" w:line="276" w:lineRule="auto"/>
              <w:rPr>
                <w:shd w:val="clear" w:color="auto" w:fill="FFFFFF"/>
              </w:rPr>
            </w:pPr>
            <w:commentRangeStart w:id="19"/>
            <w:r w:rsidRPr="00AB2494">
              <w:rPr>
                <w:shd w:val="clear" w:color="auto" w:fill="FFFFFF"/>
              </w:rPr>
              <w:t>La bibliothèque pourra être structurée par domaines d'usag</w:t>
            </w:r>
            <w:r>
              <w:rPr>
                <w:shd w:val="clear" w:color="auto" w:fill="FFFFFF"/>
              </w:rPr>
              <w:t>e ou de périmètre Métier</w:t>
            </w:r>
            <w:r w:rsidRPr="00AB2494">
              <w:rPr>
                <w:shd w:val="clear" w:color="auto" w:fill="FFFFFF"/>
              </w:rPr>
              <w:t>.</w:t>
            </w:r>
            <w:commentRangeEnd w:id="19"/>
            <w:r w:rsidR="00365219" w:rsidRPr="00E044BC">
              <w:rPr>
                <w:rStyle w:val="Marquedecommentaire"/>
                <w:sz w:val="20"/>
                <w:szCs w:val="20"/>
                <w:shd w:val="clear" w:color="auto" w:fill="FFFFFF"/>
              </w:rPr>
              <w:commentReference w:id="19"/>
            </w:r>
          </w:p>
          <w:p w14:paraId="5AB2143A" w14:textId="49D8B9ED" w:rsidR="00C34F7C" w:rsidRDefault="00C34F7C" w:rsidP="0046771E">
            <w:pPr>
              <w:spacing w:after="0" w:line="276" w:lineRule="auto"/>
              <w:rPr>
                <w:shd w:val="clear" w:color="auto" w:fill="FFFFFF"/>
              </w:rPr>
            </w:pPr>
            <w:r w:rsidRPr="001D579D">
              <w:rPr>
                <w:shd w:val="clear" w:color="auto" w:fill="FFFFFF"/>
              </w:rPr>
              <w:t xml:space="preserve">Nous accompagnons les équipes dans la mise en place ou l'évolution des dispositifs de </w:t>
            </w:r>
            <w:r w:rsidRPr="0046771E">
              <w:rPr>
                <w:b/>
                <w:bCs/>
                <w:shd w:val="clear" w:color="auto" w:fill="FFFFFF"/>
              </w:rPr>
              <w:t>supervision</w:t>
            </w:r>
            <w:r w:rsidRPr="001D579D">
              <w:rPr>
                <w:shd w:val="clear" w:color="auto" w:fill="FFFFFF"/>
              </w:rPr>
              <w:t xml:space="preserve"> afin de disposer d'une </w:t>
            </w:r>
            <w:r w:rsidRPr="0046771E">
              <w:rPr>
                <w:b/>
                <w:bCs/>
                <w:shd w:val="clear" w:color="auto" w:fill="FFFFFF"/>
              </w:rPr>
              <w:t>vision objective</w:t>
            </w:r>
            <w:r w:rsidRPr="001D579D">
              <w:rPr>
                <w:shd w:val="clear" w:color="auto" w:fill="FFFFFF"/>
              </w:rPr>
              <w:t xml:space="preserve"> des </w:t>
            </w:r>
            <w:r w:rsidRPr="002B231A">
              <w:rPr>
                <w:b/>
                <w:bCs/>
                <w:shd w:val="clear" w:color="auto" w:fill="FFFFFF"/>
              </w:rPr>
              <w:t>performances</w:t>
            </w:r>
            <w:r w:rsidRPr="001D579D">
              <w:rPr>
                <w:shd w:val="clear" w:color="auto" w:fill="FFFFFF"/>
              </w:rPr>
              <w:t xml:space="preserve"> et </w:t>
            </w:r>
            <w:r w:rsidRPr="002B231A">
              <w:rPr>
                <w:b/>
                <w:bCs/>
                <w:shd w:val="clear" w:color="auto" w:fill="FFFFFF"/>
              </w:rPr>
              <w:t>usages</w:t>
            </w:r>
            <w:r w:rsidRPr="001D579D">
              <w:rPr>
                <w:shd w:val="clear" w:color="auto" w:fill="FFFFFF"/>
              </w:rPr>
              <w:t xml:space="preserve"> des outils IA</w:t>
            </w:r>
            <w:r>
              <w:rPr>
                <w:shd w:val="clear" w:color="auto" w:fill="FFFFFF"/>
              </w:rPr>
              <w:t xml:space="preserve"> (</w:t>
            </w:r>
            <w:r w:rsidR="002B231A">
              <w:rPr>
                <w:shd w:val="clear" w:color="auto" w:fill="FFFFFF"/>
              </w:rPr>
              <w:t>fréquence d’utilisation</w:t>
            </w:r>
            <w:r>
              <w:rPr>
                <w:shd w:val="clear" w:color="auto" w:fill="FFFFFF"/>
              </w:rPr>
              <w:t xml:space="preserve">, consommation, coûts, vélocité, performance, précision, incidents, </w:t>
            </w:r>
            <w:r w:rsidRPr="00CD5447">
              <w:rPr>
                <w:i/>
                <w:iCs/>
                <w:shd w:val="clear" w:color="auto" w:fill="FFFFFF"/>
              </w:rPr>
              <w:t>feedbacks</w:t>
            </w:r>
            <w:r>
              <w:rPr>
                <w:shd w:val="clear" w:color="auto" w:fill="FFFFFF"/>
              </w:rPr>
              <w:t xml:space="preserve"> catégorisés…).</w:t>
            </w:r>
            <w:r w:rsidR="0046771E">
              <w:rPr>
                <w:shd w:val="clear" w:color="auto" w:fill="FFFFFF"/>
              </w:rPr>
              <w:t xml:space="preserve"> </w:t>
            </w:r>
            <w:r>
              <w:rPr>
                <w:shd w:val="clear" w:color="auto" w:fill="FFFFFF"/>
              </w:rPr>
              <w:t xml:space="preserve">Nous construirons avec le GTAR les </w:t>
            </w:r>
            <w:r w:rsidRPr="002B231A">
              <w:rPr>
                <w:b/>
                <w:bCs/>
                <w:shd w:val="clear" w:color="auto" w:fill="FFFFFF"/>
              </w:rPr>
              <w:t>KPI</w:t>
            </w:r>
            <w:r>
              <w:rPr>
                <w:shd w:val="clear" w:color="auto" w:fill="FFFFFF"/>
              </w:rPr>
              <w:t xml:space="preserve"> à fournir </w:t>
            </w:r>
            <w:r w:rsidR="00992618">
              <w:rPr>
                <w:shd w:val="clear" w:color="auto" w:fill="FFFFFF"/>
              </w:rPr>
              <w:t xml:space="preserve">et </w:t>
            </w:r>
            <w:r>
              <w:rPr>
                <w:shd w:val="clear" w:color="auto" w:fill="FFFFFF"/>
              </w:rPr>
              <w:t>le</w:t>
            </w:r>
            <w:r w:rsidR="00992618">
              <w:rPr>
                <w:shd w:val="clear" w:color="auto" w:fill="FFFFFF"/>
              </w:rPr>
              <w:t>ur</w:t>
            </w:r>
            <w:r>
              <w:rPr>
                <w:shd w:val="clear" w:color="auto" w:fill="FFFFFF"/>
              </w:rPr>
              <w:t xml:space="preserve"> audience cible.</w:t>
            </w:r>
          </w:p>
          <w:p w14:paraId="3F7834A4" w14:textId="7CBEC983" w:rsidR="003331FF" w:rsidRPr="000F6592" w:rsidRDefault="00C34F7C" w:rsidP="00C34F7C">
            <w:pPr>
              <w:spacing w:after="200" w:line="276" w:lineRule="auto"/>
            </w:pPr>
            <w:r w:rsidRPr="004012B0">
              <w:rPr>
                <w:shd w:val="clear" w:color="auto" w:fill="FFFFFF"/>
              </w:rPr>
              <w:t xml:space="preserve">Des </w:t>
            </w:r>
            <w:r w:rsidRPr="002B231A">
              <w:rPr>
                <w:b/>
                <w:bCs/>
                <w:shd w:val="clear" w:color="auto" w:fill="FFFFFF"/>
              </w:rPr>
              <w:t>tableaux de bord</w:t>
            </w:r>
            <w:r w:rsidRPr="004012B0">
              <w:rPr>
                <w:shd w:val="clear" w:color="auto" w:fill="FFFFFF"/>
              </w:rPr>
              <w:t xml:space="preserve"> et </w:t>
            </w:r>
            <w:r w:rsidRPr="002B231A">
              <w:rPr>
                <w:b/>
                <w:bCs/>
                <w:shd w:val="clear" w:color="auto" w:fill="FFFFFF"/>
              </w:rPr>
              <w:t>revues périodiques</w:t>
            </w:r>
            <w:r w:rsidRPr="004012B0">
              <w:rPr>
                <w:shd w:val="clear" w:color="auto" w:fill="FFFFFF"/>
              </w:rPr>
              <w:t xml:space="preserve"> permettront d'orienter les actions d'optimisation et d'amélioration continue</w:t>
            </w:r>
            <w:r>
              <w:rPr>
                <w:shd w:val="clear" w:color="auto" w:fill="FFFFFF"/>
              </w:rPr>
              <w:t xml:space="preserve"> et de présenter la vision objective des performances et usages des outils IA</w:t>
            </w:r>
            <w:r w:rsidRPr="004012B0">
              <w:rPr>
                <w:shd w:val="clear" w:color="auto" w:fill="FFFFFF"/>
              </w:rPr>
              <w:t>.</w:t>
            </w:r>
          </w:p>
        </w:tc>
      </w:tr>
      <w:tr w:rsidR="003331FF" w:rsidRPr="000F6592" w14:paraId="474A14C4" w14:textId="77777777" w:rsidTr="00234E1A">
        <w:trPr>
          <w:trHeight w:val="300"/>
        </w:trPr>
        <w:tc>
          <w:tcPr>
            <w:tcW w:w="3399" w:type="dxa"/>
            <w:gridSpan w:val="2"/>
            <w:tcBorders>
              <w:top w:val="single" w:sz="8" w:space="0" w:color="001A70"/>
              <w:left w:val="single" w:sz="8" w:space="0" w:color="001A70"/>
              <w:bottom w:val="single" w:sz="8" w:space="0" w:color="001A70"/>
              <w:right w:val="single" w:sz="8" w:space="0" w:color="001A70"/>
            </w:tcBorders>
            <w:shd w:val="clear" w:color="auto" w:fill="C5EFFF" w:themeFill="accent1" w:themeFillTint="33"/>
            <w:tcMar>
              <w:left w:w="108" w:type="dxa"/>
              <w:right w:w="108" w:type="dxa"/>
            </w:tcMar>
            <w:vAlign w:val="center"/>
          </w:tcPr>
          <w:p w14:paraId="65F8C3EB" w14:textId="77777777" w:rsidR="003331FF" w:rsidRPr="000F6592" w:rsidRDefault="003331FF" w:rsidP="00234E1A">
            <w:pPr>
              <w:spacing w:before="60" w:line="276" w:lineRule="auto"/>
            </w:pPr>
            <w:r w:rsidRPr="000F6592">
              <w:rPr>
                <w:rFonts w:eastAsia="Arial" w:cs="Arial"/>
                <w:i/>
                <w:iCs/>
                <w:color w:val="818181"/>
                <w:sz w:val="16"/>
                <w:szCs w:val="16"/>
              </w:rPr>
              <w:lastRenderedPageBreak/>
              <w:t>Livrable (s) :</w:t>
            </w:r>
          </w:p>
          <w:p w14:paraId="13810DD4" w14:textId="77777777" w:rsidR="003331FF" w:rsidRPr="000F6592" w:rsidRDefault="003331FF">
            <w:pPr>
              <w:pStyle w:val="Paragraphedeliste"/>
              <w:numPr>
                <w:ilvl w:val="0"/>
                <w:numId w:val="5"/>
              </w:numPr>
              <w:spacing w:after="200"/>
              <w:ind w:left="284"/>
              <w:rPr>
                <w:rFonts w:eastAsia="Arial" w:cs="Arial"/>
                <w:color w:val="000000"/>
              </w:rPr>
            </w:pPr>
            <w:r w:rsidRPr="000F6592">
              <w:rPr>
                <w:rFonts w:eastAsia="Arial" w:cs="Arial"/>
                <w:color w:val="000000"/>
              </w:rPr>
              <w:t>Fichiers de paramétrages et de configuration</w:t>
            </w:r>
          </w:p>
          <w:p w14:paraId="42A6C510" w14:textId="77777777" w:rsidR="003331FF" w:rsidRPr="001C3C24" w:rsidRDefault="003331FF">
            <w:pPr>
              <w:pStyle w:val="Paragraphedeliste"/>
              <w:numPr>
                <w:ilvl w:val="0"/>
                <w:numId w:val="5"/>
              </w:numPr>
              <w:spacing w:after="200"/>
              <w:ind w:left="284"/>
            </w:pPr>
            <w:r w:rsidRPr="000F6592">
              <w:rPr>
                <w:rFonts w:eastAsia="Arial" w:cs="Arial"/>
                <w:color w:val="000000"/>
              </w:rPr>
              <w:t>Installation d’outils de monitoring</w:t>
            </w:r>
          </w:p>
          <w:p w14:paraId="2874E19E" w14:textId="544B3064" w:rsidR="001C3C24" w:rsidRPr="001C3C24" w:rsidRDefault="001C3C24">
            <w:pPr>
              <w:pStyle w:val="Paragraphedeliste"/>
              <w:numPr>
                <w:ilvl w:val="0"/>
                <w:numId w:val="5"/>
              </w:numPr>
              <w:spacing w:after="200"/>
              <w:ind w:left="284"/>
              <w:rPr>
                <w:color w:val="005EB8" w:themeColor="background2"/>
              </w:rPr>
            </w:pPr>
            <w:r w:rsidRPr="001C3C24">
              <w:rPr>
                <w:rFonts w:eastAsia="Arial" w:cs="Arial"/>
                <w:color w:val="005EB8" w:themeColor="background2"/>
              </w:rPr>
              <w:t>Bibliothèque de prom</w:t>
            </w:r>
            <w:r>
              <w:rPr>
                <w:rFonts w:eastAsia="Arial" w:cs="Arial"/>
                <w:color w:val="005EB8" w:themeColor="background2"/>
              </w:rPr>
              <w:t>p</w:t>
            </w:r>
            <w:r w:rsidRPr="001C3C24">
              <w:rPr>
                <w:rFonts w:eastAsia="Arial" w:cs="Arial"/>
                <w:color w:val="005EB8" w:themeColor="background2"/>
              </w:rPr>
              <w:t>ts</w:t>
            </w:r>
          </w:p>
          <w:p w14:paraId="58FC3BD5" w14:textId="5A33ECFF" w:rsidR="001C3C24" w:rsidRPr="000F6592" w:rsidRDefault="001C3C24">
            <w:pPr>
              <w:pStyle w:val="Paragraphedeliste"/>
              <w:numPr>
                <w:ilvl w:val="0"/>
                <w:numId w:val="5"/>
              </w:numPr>
              <w:spacing w:after="200"/>
              <w:ind w:left="284"/>
            </w:pPr>
            <w:r w:rsidRPr="001C3C24">
              <w:rPr>
                <w:color w:val="005EB8" w:themeColor="background2"/>
              </w:rPr>
              <w:t>Tableaux de bord de supervision</w:t>
            </w:r>
          </w:p>
        </w:tc>
        <w:tc>
          <w:tcPr>
            <w:tcW w:w="2908" w:type="dxa"/>
            <w:tcBorders>
              <w:top w:val="nil"/>
              <w:left w:val="nil"/>
              <w:bottom w:val="single" w:sz="8" w:space="0" w:color="001A70"/>
              <w:right w:val="single" w:sz="8" w:space="0" w:color="001A70"/>
            </w:tcBorders>
            <w:shd w:val="clear" w:color="auto" w:fill="C5EFFF" w:themeFill="accent1" w:themeFillTint="33"/>
            <w:tcMar>
              <w:left w:w="108" w:type="dxa"/>
              <w:right w:w="108" w:type="dxa"/>
            </w:tcMar>
          </w:tcPr>
          <w:p w14:paraId="5F902E99" w14:textId="77777777" w:rsidR="003331FF" w:rsidRPr="000F6592" w:rsidRDefault="003331FF" w:rsidP="00234E1A">
            <w:pPr>
              <w:spacing w:before="60" w:line="276" w:lineRule="auto"/>
            </w:pPr>
            <w:r w:rsidRPr="000F6592">
              <w:rPr>
                <w:rFonts w:eastAsia="Arial" w:cs="Arial"/>
                <w:i/>
                <w:iCs/>
                <w:color w:val="818181"/>
                <w:sz w:val="16"/>
                <w:szCs w:val="16"/>
              </w:rPr>
              <w:t>Contrôle de l’atteinte des résultats :</w:t>
            </w:r>
          </w:p>
          <w:p w14:paraId="395883B7" w14:textId="77777777" w:rsidR="003331FF" w:rsidRPr="000F6592" w:rsidRDefault="003331FF" w:rsidP="00234E1A">
            <w:pPr>
              <w:spacing w:after="200"/>
            </w:pPr>
            <w:r w:rsidRPr="000F6592">
              <w:rPr>
                <w:rFonts w:eastAsia="Arial" w:cs="Arial"/>
                <w:color w:val="000000"/>
              </w:rPr>
              <w:t>Performances améliorées de l’outil interne</w:t>
            </w:r>
          </w:p>
        </w:tc>
        <w:tc>
          <w:tcPr>
            <w:tcW w:w="4149" w:type="dxa"/>
            <w:tcBorders>
              <w:top w:val="nil"/>
              <w:left w:val="single" w:sz="8" w:space="0" w:color="001A70"/>
              <w:bottom w:val="single" w:sz="8" w:space="0" w:color="001A70"/>
              <w:right w:val="single" w:sz="8" w:space="0" w:color="001A70"/>
            </w:tcBorders>
            <w:shd w:val="clear" w:color="auto" w:fill="C5EFFF" w:themeFill="accent1" w:themeFillTint="33"/>
            <w:tcMar>
              <w:left w:w="108" w:type="dxa"/>
              <w:right w:w="108" w:type="dxa"/>
            </w:tcMar>
          </w:tcPr>
          <w:p w14:paraId="13C1DF0C" w14:textId="77777777" w:rsidR="003331FF" w:rsidRPr="000F6592" w:rsidRDefault="003331FF" w:rsidP="00234E1A">
            <w:pPr>
              <w:spacing w:before="60" w:line="276" w:lineRule="auto"/>
              <w:rPr>
                <w:rFonts w:ascii="Arial" w:eastAsia="Arial" w:hAnsi="Arial" w:cs="Arial"/>
                <w:color w:val="auto"/>
                <w:sz w:val="16"/>
                <w:szCs w:val="16"/>
              </w:rPr>
            </w:pPr>
            <w:r w:rsidRPr="000F6592">
              <w:rPr>
                <w:rFonts w:ascii="Arial" w:eastAsia="Arial" w:hAnsi="Arial" w:cs="Arial"/>
                <w:i/>
                <w:iCs/>
                <w:color w:val="auto"/>
                <w:sz w:val="16"/>
                <w:szCs w:val="16"/>
              </w:rPr>
              <w:t>Niveau de service à atteindre et pénalité associée :</w:t>
            </w:r>
          </w:p>
          <w:p w14:paraId="0F96817D" w14:textId="77777777" w:rsidR="003331FF" w:rsidRPr="000F6592" w:rsidRDefault="003331FF">
            <w:pPr>
              <w:pStyle w:val="Paragraphedeliste"/>
              <w:numPr>
                <w:ilvl w:val="0"/>
                <w:numId w:val="4"/>
              </w:numPr>
              <w:spacing w:before="60" w:after="60"/>
              <w:ind w:left="488"/>
              <w:rPr>
                <w:rFonts w:ascii="Arial" w:eastAsia="Arial" w:hAnsi="Arial" w:cs="Arial"/>
                <w:color w:val="auto"/>
                <w:sz w:val="16"/>
                <w:szCs w:val="16"/>
              </w:rPr>
            </w:pPr>
            <w:r w:rsidRPr="000F6592">
              <w:rPr>
                <w:rFonts w:ascii="Arial" w:eastAsia="Arial" w:hAnsi="Arial" w:cs="Arial"/>
                <w:i/>
                <w:iCs/>
                <w:color w:val="auto"/>
                <w:sz w:val="16"/>
                <w:szCs w:val="16"/>
              </w:rPr>
              <w:t>Aucun retard sur la livraison initiale</w:t>
            </w:r>
          </w:p>
          <w:p w14:paraId="1BF25FBF" w14:textId="77777777" w:rsidR="003331FF" w:rsidRPr="000F6592" w:rsidRDefault="003331FF">
            <w:pPr>
              <w:pStyle w:val="Paragraphedeliste"/>
              <w:numPr>
                <w:ilvl w:val="0"/>
                <w:numId w:val="4"/>
              </w:numPr>
              <w:spacing w:before="60" w:after="60"/>
              <w:ind w:left="488"/>
              <w:rPr>
                <w:rFonts w:ascii="Arial" w:eastAsia="Arial" w:hAnsi="Arial" w:cs="Arial"/>
                <w:color w:val="auto"/>
                <w:sz w:val="16"/>
                <w:szCs w:val="16"/>
              </w:rPr>
            </w:pPr>
            <w:r w:rsidRPr="000F6592">
              <w:rPr>
                <w:rFonts w:ascii="Arial" w:eastAsia="Arial" w:hAnsi="Arial" w:cs="Arial"/>
                <w:i/>
                <w:iCs/>
                <w:color w:val="auto"/>
                <w:sz w:val="16"/>
                <w:szCs w:val="16"/>
              </w:rPr>
              <w:t>100 euros HT par livrable non fourni</w:t>
            </w:r>
          </w:p>
          <w:p w14:paraId="3C4FD2DE" w14:textId="77777777" w:rsidR="003331FF" w:rsidRPr="000F6592" w:rsidRDefault="003331FF" w:rsidP="00234E1A">
            <w:pPr>
              <w:spacing w:before="60" w:line="276" w:lineRule="auto"/>
              <w:rPr>
                <w:rFonts w:eastAsia="Arial" w:cs="Arial"/>
                <w:i/>
                <w:iCs/>
                <w:color w:val="818181"/>
                <w:sz w:val="16"/>
                <w:szCs w:val="16"/>
              </w:rPr>
            </w:pPr>
          </w:p>
          <w:p w14:paraId="5D595621" w14:textId="77777777" w:rsidR="003331FF" w:rsidRPr="000F6592" w:rsidRDefault="003331FF" w:rsidP="00234E1A">
            <w:pPr>
              <w:pStyle w:val="Sansinterligne"/>
              <w:jc w:val="center"/>
              <w:rPr>
                <w:rFonts w:ascii="Enedis" w:hAnsi="Enedis"/>
              </w:rPr>
            </w:pPr>
          </w:p>
        </w:tc>
      </w:tr>
    </w:tbl>
    <w:p w14:paraId="000B88CF" w14:textId="3B2F87AA" w:rsidR="00FB0FEB" w:rsidRDefault="00FB0FEB" w:rsidP="003331FF"/>
    <w:p w14:paraId="297445A6" w14:textId="77777777" w:rsidR="00FB0FEB" w:rsidRDefault="00FB0FEB">
      <w:pPr>
        <w:spacing w:before="0" w:after="0"/>
        <w:jc w:val="left"/>
      </w:pPr>
      <w:r>
        <w:br w:type="page"/>
      </w:r>
    </w:p>
    <w:tbl>
      <w:tblPr>
        <w:tblStyle w:val="Grilledutableau"/>
        <w:tblW w:w="0" w:type="auto"/>
        <w:tblLook w:val="04A0" w:firstRow="1" w:lastRow="0" w:firstColumn="1" w:lastColumn="0" w:noHBand="0" w:noVBand="1"/>
      </w:tblPr>
      <w:tblGrid>
        <w:gridCol w:w="1657"/>
        <w:gridCol w:w="1742"/>
        <w:gridCol w:w="2908"/>
        <w:gridCol w:w="4149"/>
      </w:tblGrid>
      <w:tr w:rsidR="003331FF" w:rsidRPr="000F6592" w14:paraId="69F58249" w14:textId="77777777" w:rsidTr="00234E1A">
        <w:trPr>
          <w:trHeight w:val="420"/>
        </w:trPr>
        <w:tc>
          <w:tcPr>
            <w:tcW w:w="1657" w:type="dxa"/>
            <w:tcBorders>
              <w:top w:val="single" w:sz="8" w:space="0" w:color="001A70"/>
              <w:left w:val="single" w:sz="8" w:space="0" w:color="001A70"/>
              <w:bottom w:val="single" w:sz="8" w:space="0" w:color="001A70"/>
              <w:right w:val="single" w:sz="8" w:space="0" w:color="001A70"/>
            </w:tcBorders>
            <w:shd w:val="clear" w:color="auto" w:fill="C5EFFF" w:themeFill="accent1" w:themeFillTint="33"/>
            <w:tcMar>
              <w:left w:w="108" w:type="dxa"/>
              <w:right w:w="108" w:type="dxa"/>
            </w:tcMar>
            <w:vAlign w:val="center"/>
          </w:tcPr>
          <w:p w14:paraId="558C2C5D" w14:textId="77777777" w:rsidR="003331FF" w:rsidRPr="000F6592" w:rsidRDefault="003331FF" w:rsidP="00234E1A">
            <w:r w:rsidRPr="000F6592">
              <w:rPr>
                <w:rFonts w:eastAsia="Enedis" w:cs="Enedis"/>
                <w:b/>
                <w:bCs/>
                <w:color w:val="000000"/>
              </w:rPr>
              <w:lastRenderedPageBreak/>
              <w:t>TECH-3</w:t>
            </w:r>
          </w:p>
        </w:tc>
        <w:tc>
          <w:tcPr>
            <w:tcW w:w="8799" w:type="dxa"/>
            <w:gridSpan w:val="3"/>
            <w:tcBorders>
              <w:top w:val="single" w:sz="8" w:space="0" w:color="001A70"/>
              <w:left w:val="single" w:sz="8" w:space="0" w:color="001A70"/>
              <w:bottom w:val="single" w:sz="8" w:space="0" w:color="001A70"/>
              <w:right w:val="single" w:sz="8" w:space="0" w:color="001A70"/>
            </w:tcBorders>
            <w:shd w:val="clear" w:color="auto" w:fill="C5EFFF" w:themeFill="accent1" w:themeFillTint="33"/>
            <w:tcMar>
              <w:left w:w="108" w:type="dxa"/>
              <w:right w:w="108" w:type="dxa"/>
            </w:tcMar>
            <w:vAlign w:val="center"/>
          </w:tcPr>
          <w:p w14:paraId="7D8ECA58" w14:textId="77777777" w:rsidR="003331FF" w:rsidRPr="000F6592" w:rsidRDefault="003331FF" w:rsidP="00234E1A">
            <w:commentRangeStart w:id="20"/>
            <w:r w:rsidRPr="000F6592">
              <w:rPr>
                <w:rFonts w:eastAsia="Enedis" w:cs="Enedis"/>
                <w:b/>
                <w:bCs/>
                <w:color w:val="000000"/>
              </w:rPr>
              <w:t>Développer des agents IA en fonction des besoins remontés par les équipes</w:t>
            </w:r>
            <w:commentRangeEnd w:id="20"/>
            <w:r w:rsidR="00BC4649" w:rsidRPr="000F6592">
              <w:rPr>
                <w:rStyle w:val="Marquedecommentaire"/>
                <w:sz w:val="20"/>
                <w:szCs w:val="20"/>
              </w:rPr>
              <w:commentReference w:id="20"/>
            </w:r>
          </w:p>
        </w:tc>
      </w:tr>
      <w:tr w:rsidR="003331FF" w:rsidRPr="000F6592" w14:paraId="275FCFA7" w14:textId="77777777" w:rsidTr="00234E1A">
        <w:trPr>
          <w:trHeight w:val="300"/>
        </w:trPr>
        <w:tc>
          <w:tcPr>
            <w:tcW w:w="10456" w:type="dxa"/>
            <w:gridSpan w:val="4"/>
            <w:tcBorders>
              <w:top w:val="single" w:sz="8" w:space="0" w:color="001A70"/>
              <w:left w:val="single" w:sz="8" w:space="0" w:color="001A70"/>
              <w:bottom w:val="single" w:sz="8" w:space="0" w:color="001A70"/>
              <w:right w:val="single" w:sz="8" w:space="0" w:color="001A70"/>
            </w:tcBorders>
            <w:tcMar>
              <w:left w:w="108" w:type="dxa"/>
              <w:right w:w="108" w:type="dxa"/>
            </w:tcMar>
          </w:tcPr>
          <w:p w14:paraId="4CAFA3E9" w14:textId="5EC0D00D" w:rsidR="007C73E8" w:rsidRDefault="00481C27" w:rsidP="007160C7">
            <w:pPr>
              <w:spacing w:after="200" w:line="276" w:lineRule="auto"/>
              <w:rPr>
                <w:shd w:val="clear" w:color="auto" w:fill="FFFFFF"/>
              </w:rPr>
            </w:pPr>
            <w:r>
              <w:br w:type="page"/>
            </w:r>
            <w:r w:rsidR="001C3C24" w:rsidRPr="001C3C24">
              <w:rPr>
                <w:shd w:val="clear" w:color="auto" w:fill="FFFFFF"/>
              </w:rPr>
              <w:t xml:space="preserve">Yélé Consulting accompagne le GTAR dans la </w:t>
            </w:r>
            <w:r w:rsidR="001C3C24" w:rsidRPr="00266D4C">
              <w:rPr>
                <w:b/>
                <w:bCs/>
                <w:shd w:val="clear" w:color="auto" w:fill="FFFFFF"/>
              </w:rPr>
              <w:t>conception</w:t>
            </w:r>
            <w:r w:rsidR="001C3C24" w:rsidRPr="001C3C24">
              <w:rPr>
                <w:shd w:val="clear" w:color="auto" w:fill="FFFFFF"/>
              </w:rPr>
              <w:t xml:space="preserve">, le </w:t>
            </w:r>
            <w:r w:rsidR="001C3C24" w:rsidRPr="00266D4C">
              <w:rPr>
                <w:b/>
                <w:bCs/>
                <w:shd w:val="clear" w:color="auto" w:fill="FFFFFF"/>
              </w:rPr>
              <w:t>développement</w:t>
            </w:r>
            <w:r w:rsidR="001C3C24" w:rsidRPr="001C3C24">
              <w:rPr>
                <w:shd w:val="clear" w:color="auto" w:fill="FFFFFF"/>
              </w:rPr>
              <w:t xml:space="preserve"> et l'</w:t>
            </w:r>
            <w:r w:rsidR="001C3C24" w:rsidRPr="00266D4C">
              <w:rPr>
                <w:b/>
                <w:bCs/>
                <w:shd w:val="clear" w:color="auto" w:fill="FFFFFF"/>
              </w:rPr>
              <w:t>industrialisation</w:t>
            </w:r>
            <w:r w:rsidR="001C3C24" w:rsidRPr="001C3C24">
              <w:rPr>
                <w:shd w:val="clear" w:color="auto" w:fill="FFFFFF"/>
              </w:rPr>
              <w:t xml:space="preserve"> d'agents IA </w:t>
            </w:r>
            <w:r w:rsidR="00646BE3">
              <w:rPr>
                <w:shd w:val="clear" w:color="auto" w:fill="FFFFFF"/>
              </w:rPr>
              <w:t>capable « d’</w:t>
            </w:r>
            <w:r w:rsidR="00646BE3" w:rsidRPr="00266D4C">
              <w:rPr>
                <w:b/>
                <w:bCs/>
                <w:shd w:val="clear" w:color="auto" w:fill="FFFFFF"/>
              </w:rPr>
              <w:t>augmenter les utilisateurs</w:t>
            </w:r>
            <w:r w:rsidR="00266D4C">
              <w:rPr>
                <w:shd w:val="clear" w:color="auto" w:fill="FFFFFF"/>
              </w:rPr>
              <w:t> »</w:t>
            </w:r>
            <w:r w:rsidR="009C14F8">
              <w:rPr>
                <w:shd w:val="clear" w:color="auto" w:fill="FFFFFF"/>
              </w:rPr>
              <w:t>, d’exploiter les connaissances Métier et d’automatiser des tâches.</w:t>
            </w:r>
            <w:r w:rsidR="00FE699B">
              <w:rPr>
                <w:shd w:val="clear" w:color="auto" w:fill="FFFFFF"/>
              </w:rPr>
              <w:t xml:space="preserve"> Notre équipe</w:t>
            </w:r>
            <w:r w:rsidR="008B6320">
              <w:rPr>
                <w:shd w:val="clear" w:color="auto" w:fill="FFFFFF"/>
              </w:rPr>
              <w:t xml:space="preserve"> développe ces agents en </w:t>
            </w:r>
            <w:r w:rsidR="001C3C24" w:rsidRPr="001C3C24">
              <w:rPr>
                <w:shd w:val="clear" w:color="auto" w:fill="FFFFFF"/>
              </w:rPr>
              <w:t>s'appu</w:t>
            </w:r>
            <w:r w:rsidR="008B6320">
              <w:rPr>
                <w:shd w:val="clear" w:color="auto" w:fill="FFFFFF"/>
              </w:rPr>
              <w:t>ya</w:t>
            </w:r>
            <w:r w:rsidR="001C3C24" w:rsidRPr="001C3C24">
              <w:rPr>
                <w:shd w:val="clear" w:color="auto" w:fill="FFFFFF"/>
              </w:rPr>
              <w:t xml:space="preserve">nt sur l'infrastructure interne et </w:t>
            </w:r>
            <w:r w:rsidR="005F3E72">
              <w:rPr>
                <w:shd w:val="clear" w:color="auto" w:fill="FFFFFF"/>
              </w:rPr>
              <w:t>les intègre</w:t>
            </w:r>
            <w:r w:rsidR="001C3C24" w:rsidRPr="001C3C24">
              <w:rPr>
                <w:shd w:val="clear" w:color="auto" w:fill="FFFFFF"/>
              </w:rPr>
              <w:t xml:space="preserve"> dans l'écosystème existant du GTAR</w:t>
            </w:r>
            <w:r w:rsidR="00DC265F">
              <w:rPr>
                <w:shd w:val="clear" w:color="auto" w:fill="FFFFFF"/>
              </w:rPr>
              <w:t xml:space="preserve"> afin de répondre </w:t>
            </w:r>
            <w:r w:rsidR="00DC265F" w:rsidRPr="001C3C24">
              <w:rPr>
                <w:shd w:val="clear" w:color="auto" w:fill="FFFFFF"/>
              </w:rPr>
              <w:t xml:space="preserve">aux </w:t>
            </w:r>
            <w:r w:rsidR="00DC265F" w:rsidRPr="00DC265F">
              <w:rPr>
                <w:b/>
                <w:bCs/>
                <w:shd w:val="clear" w:color="auto" w:fill="FFFFFF"/>
              </w:rPr>
              <w:t>besoins opérationnels</w:t>
            </w:r>
            <w:r w:rsidR="00DC265F" w:rsidRPr="001C3C24">
              <w:rPr>
                <w:shd w:val="clear" w:color="auto" w:fill="FFFFFF"/>
              </w:rPr>
              <w:t xml:space="preserve"> exprimés par les équipes</w:t>
            </w:r>
            <w:r w:rsidR="00DC265F">
              <w:rPr>
                <w:shd w:val="clear" w:color="auto" w:fill="FFFFFF"/>
              </w:rPr>
              <w:t xml:space="preserve"> et permettent des </w:t>
            </w:r>
            <w:r w:rsidR="00DC265F" w:rsidRPr="00DC265F">
              <w:rPr>
                <w:b/>
                <w:bCs/>
                <w:shd w:val="clear" w:color="auto" w:fill="FFFFFF"/>
              </w:rPr>
              <w:t>gains de productivité</w:t>
            </w:r>
            <w:r w:rsidR="009B75C7">
              <w:rPr>
                <w:shd w:val="clear" w:color="auto" w:fill="FFFFFF"/>
              </w:rPr>
              <w:t>.</w:t>
            </w:r>
            <w:r w:rsidR="007B5360">
              <w:rPr>
                <w:shd w:val="clear" w:color="auto" w:fill="FFFFFF"/>
              </w:rPr>
              <w:t xml:space="preserve"> </w:t>
            </w:r>
            <w:r w:rsidR="00471DBB" w:rsidRPr="00471DBB">
              <w:rPr>
                <w:shd w:val="clear" w:color="auto" w:fill="FFFFFF"/>
              </w:rPr>
              <w:t>Les développements s'appuient</w:t>
            </w:r>
            <w:r w:rsidR="00471DBB">
              <w:rPr>
                <w:shd w:val="clear" w:color="auto" w:fill="FFFFFF"/>
              </w:rPr>
              <w:t>,</w:t>
            </w:r>
            <w:r w:rsidR="00471DBB" w:rsidRPr="00471DBB">
              <w:rPr>
                <w:shd w:val="clear" w:color="auto" w:fill="FFFFFF"/>
              </w:rPr>
              <w:t xml:space="preserve"> selon les besoins</w:t>
            </w:r>
            <w:r w:rsidR="00471DBB">
              <w:rPr>
                <w:shd w:val="clear" w:color="auto" w:fill="FFFFFF"/>
              </w:rPr>
              <w:t>,</w:t>
            </w:r>
            <w:r w:rsidR="00471DBB" w:rsidRPr="00471DBB">
              <w:rPr>
                <w:shd w:val="clear" w:color="auto" w:fill="FFFFFF"/>
              </w:rPr>
              <w:t xml:space="preserve"> sur</w:t>
            </w:r>
            <w:r w:rsidR="00471DBB">
              <w:rPr>
                <w:shd w:val="clear" w:color="auto" w:fill="FFFFFF"/>
              </w:rPr>
              <w:t xml:space="preserve"> la </w:t>
            </w:r>
            <w:r w:rsidR="00471DBB" w:rsidRPr="00DC5C64">
              <w:rPr>
                <w:i/>
                <w:iCs/>
                <w:shd w:val="clear" w:color="auto" w:fill="FFFFFF"/>
              </w:rPr>
              <w:t>stack</w:t>
            </w:r>
            <w:r w:rsidR="00471DBB">
              <w:rPr>
                <w:shd w:val="clear" w:color="auto" w:fill="FFFFFF"/>
              </w:rPr>
              <w:t xml:space="preserve"> technique</w:t>
            </w:r>
            <w:r w:rsidR="00DC5C64">
              <w:rPr>
                <w:shd w:val="clear" w:color="auto" w:fill="FFFFFF"/>
              </w:rPr>
              <w:t xml:space="preserve"> </w:t>
            </w:r>
            <w:r w:rsidR="00471DBB">
              <w:rPr>
                <w:shd w:val="clear" w:color="auto" w:fill="FFFFFF"/>
              </w:rPr>
              <w:t>d’Enedis, notamment via notre maîtrise d</w:t>
            </w:r>
            <w:r w:rsidR="007C73E8">
              <w:rPr>
                <w:shd w:val="clear" w:color="auto" w:fill="FFFFFF"/>
              </w:rPr>
              <w:t>u langage</w:t>
            </w:r>
            <w:r w:rsidR="00471DBB" w:rsidRPr="00471DBB">
              <w:rPr>
                <w:shd w:val="clear" w:color="auto" w:fill="FFFFFF"/>
              </w:rPr>
              <w:t xml:space="preserve"> Python</w:t>
            </w:r>
            <w:r w:rsidR="00471DBB">
              <w:rPr>
                <w:shd w:val="clear" w:color="auto" w:fill="FFFFFF"/>
              </w:rPr>
              <w:t xml:space="preserve"> </w:t>
            </w:r>
            <w:r w:rsidR="00DE1978">
              <w:rPr>
                <w:shd w:val="clear" w:color="auto" w:fill="FFFFFF"/>
              </w:rPr>
              <w:t>(</w:t>
            </w:r>
            <w:r w:rsidR="00B22EDA">
              <w:rPr>
                <w:shd w:val="clear" w:color="auto" w:fill="FFFFFF"/>
              </w:rPr>
              <w:t xml:space="preserve">dont les modules </w:t>
            </w:r>
            <w:r w:rsidR="00471DBB" w:rsidRPr="00B22EDA">
              <w:rPr>
                <w:i/>
                <w:iCs/>
                <w:shd w:val="clear" w:color="auto" w:fill="FFFFFF"/>
              </w:rPr>
              <w:t>FastAPI</w:t>
            </w:r>
            <w:r w:rsidR="00DE1978">
              <w:rPr>
                <w:shd w:val="clear" w:color="auto" w:fill="FFFFFF"/>
              </w:rPr>
              <w:t xml:space="preserve">, </w:t>
            </w:r>
            <w:r w:rsidR="00DE1978" w:rsidRPr="00B22EDA">
              <w:rPr>
                <w:i/>
                <w:iCs/>
                <w:shd w:val="clear" w:color="auto" w:fill="FFFFFF"/>
              </w:rPr>
              <w:t>LangGraph</w:t>
            </w:r>
            <w:r w:rsidR="00DE1978">
              <w:rPr>
                <w:shd w:val="clear" w:color="auto" w:fill="FFFFFF"/>
              </w:rPr>
              <w:t xml:space="preserve">, </w:t>
            </w:r>
            <w:r w:rsidR="00DE1978" w:rsidRPr="00B22EDA">
              <w:rPr>
                <w:i/>
                <w:iCs/>
                <w:shd w:val="clear" w:color="auto" w:fill="FFFFFF"/>
              </w:rPr>
              <w:t>LangChain</w:t>
            </w:r>
            <w:r w:rsidR="004B3A4E">
              <w:rPr>
                <w:i/>
                <w:iCs/>
                <w:shd w:val="clear" w:color="auto" w:fill="FFFFFF"/>
              </w:rPr>
              <w:t xml:space="preserve">, </w:t>
            </w:r>
            <w:r w:rsidR="004B3A4E" w:rsidRPr="004B3A4E">
              <w:rPr>
                <w:i/>
                <w:iCs/>
                <w:shd w:val="clear" w:color="auto" w:fill="FFFFFF"/>
              </w:rPr>
              <w:t>LlamaIndex</w:t>
            </w:r>
            <w:r w:rsidR="00DC5C64">
              <w:rPr>
                <w:shd w:val="clear" w:color="auto" w:fill="FFFFFF"/>
              </w:rPr>
              <w:t>…)</w:t>
            </w:r>
            <w:r w:rsidR="00DE1978">
              <w:rPr>
                <w:shd w:val="clear" w:color="auto" w:fill="FFFFFF"/>
              </w:rPr>
              <w:t xml:space="preserve">, </w:t>
            </w:r>
            <w:r w:rsidR="00471DBB" w:rsidRPr="00471DBB">
              <w:rPr>
                <w:shd w:val="clear" w:color="auto" w:fill="FFFFFF"/>
              </w:rPr>
              <w:t>MCP et les APIs du SI Enedis</w:t>
            </w:r>
            <w:r w:rsidR="000260DF">
              <w:rPr>
                <w:shd w:val="clear" w:color="auto" w:fill="FFFFFF"/>
              </w:rPr>
              <w:t>. Le code est versionné (</w:t>
            </w:r>
            <w:r w:rsidR="000260DF" w:rsidRPr="000260DF">
              <w:rPr>
                <w:i/>
                <w:iCs/>
                <w:shd w:val="clear" w:color="auto" w:fill="FFFFFF"/>
              </w:rPr>
              <w:t>Git</w:t>
            </w:r>
            <w:r w:rsidR="000260DF">
              <w:rPr>
                <w:shd w:val="clear" w:color="auto" w:fill="FFFFFF"/>
              </w:rPr>
              <w:t>) et conteneurisé (</w:t>
            </w:r>
            <w:r w:rsidR="000260DF">
              <w:rPr>
                <w:i/>
                <w:iCs/>
                <w:shd w:val="clear" w:color="auto" w:fill="FFFFFF"/>
              </w:rPr>
              <w:t>Kubernetes, Docker…</w:t>
            </w:r>
            <w:r w:rsidR="000260DF" w:rsidRPr="000260DF">
              <w:rPr>
                <w:shd w:val="clear" w:color="auto" w:fill="FFFFFF"/>
              </w:rPr>
              <w:t>)</w:t>
            </w:r>
            <w:r w:rsidR="007C73E8">
              <w:rPr>
                <w:shd w:val="clear" w:color="auto" w:fill="FFFFFF"/>
              </w:rPr>
              <w:t xml:space="preserve"> pour faciliter l</w:t>
            </w:r>
            <w:r w:rsidR="00CF0FF1">
              <w:rPr>
                <w:shd w:val="clear" w:color="auto" w:fill="FFFFFF"/>
              </w:rPr>
              <w:t>’industrialisation</w:t>
            </w:r>
            <w:r w:rsidR="007C73E8">
              <w:rPr>
                <w:shd w:val="clear" w:color="auto" w:fill="FFFFFF"/>
              </w:rPr>
              <w:t>.</w:t>
            </w:r>
          </w:p>
          <w:p w14:paraId="46A98ADC" w14:textId="7E4C358F" w:rsidR="007160C7" w:rsidRDefault="00160089" w:rsidP="007160C7">
            <w:pPr>
              <w:spacing w:after="200" w:line="276" w:lineRule="auto"/>
              <w:rPr>
                <w:shd w:val="clear" w:color="auto" w:fill="FFFFFF"/>
              </w:rPr>
            </w:pPr>
            <w:r>
              <w:rPr>
                <w:shd w:val="clear" w:color="auto" w:fill="FFFFFF"/>
              </w:rPr>
              <w:t>Notre dispositif conçoit</w:t>
            </w:r>
            <w:r w:rsidR="00537D38">
              <w:rPr>
                <w:shd w:val="clear" w:color="auto" w:fill="FFFFFF"/>
              </w:rPr>
              <w:t xml:space="preserve"> les agents IA en suivant</w:t>
            </w:r>
            <w:r w:rsidR="001C3C24">
              <w:rPr>
                <w:shd w:val="clear" w:color="auto" w:fill="FFFFFF"/>
              </w:rPr>
              <w:t xml:space="preserve"> </w:t>
            </w:r>
            <w:r w:rsidR="00537D38">
              <w:rPr>
                <w:shd w:val="clear" w:color="auto" w:fill="FFFFFF"/>
              </w:rPr>
              <w:t xml:space="preserve">la philosophie </w:t>
            </w:r>
            <w:r w:rsidR="001C3C24" w:rsidRPr="00266D4C">
              <w:rPr>
                <w:b/>
                <w:bCs/>
                <w:shd w:val="clear" w:color="auto" w:fill="FFFFFF"/>
              </w:rPr>
              <w:t>agile</w:t>
            </w:r>
            <w:r w:rsidR="001C3C24">
              <w:rPr>
                <w:shd w:val="clear" w:color="auto" w:fill="FFFFFF"/>
              </w:rPr>
              <w:t xml:space="preserve"> et une approche « </w:t>
            </w:r>
            <w:r w:rsidR="001C3C24" w:rsidRPr="00266D4C">
              <w:rPr>
                <w:b/>
                <w:bCs/>
                <w:i/>
                <w:iCs/>
                <w:shd w:val="clear" w:color="auto" w:fill="FFFFFF"/>
              </w:rPr>
              <w:t>by design</w:t>
            </w:r>
            <w:r w:rsidR="001C3C24">
              <w:rPr>
                <w:shd w:val="clear" w:color="auto" w:fill="FFFFFF"/>
              </w:rPr>
              <w:t> »</w:t>
            </w:r>
            <w:r w:rsidR="008017E5">
              <w:rPr>
                <w:shd w:val="clear" w:color="auto" w:fill="FFFFFF"/>
              </w:rPr>
              <w:t> </w:t>
            </w:r>
            <w:r w:rsidR="00141E4D">
              <w:rPr>
                <w:shd w:val="clear" w:color="auto" w:fill="FFFFFF"/>
              </w:rPr>
              <w:t>afin de</w:t>
            </w:r>
            <w:r w:rsidR="00B370DD">
              <w:rPr>
                <w:shd w:val="clear" w:color="auto" w:fill="FFFFFF"/>
              </w:rPr>
              <w:t xml:space="preserve"> </w:t>
            </w:r>
            <w:r w:rsidR="008017E5">
              <w:rPr>
                <w:shd w:val="clear" w:color="auto" w:fill="FFFFFF"/>
              </w:rPr>
              <w:t>respect</w:t>
            </w:r>
            <w:r w:rsidR="00141E4D">
              <w:rPr>
                <w:shd w:val="clear" w:color="auto" w:fill="FFFFFF"/>
              </w:rPr>
              <w:t>er</w:t>
            </w:r>
            <w:r w:rsidR="008017E5">
              <w:rPr>
                <w:shd w:val="clear" w:color="auto" w:fill="FFFFFF"/>
              </w:rPr>
              <w:t xml:space="preserve"> </w:t>
            </w:r>
            <w:r w:rsidR="00141E4D">
              <w:rPr>
                <w:shd w:val="clear" w:color="auto" w:fill="FFFFFF"/>
              </w:rPr>
              <w:t>l</w:t>
            </w:r>
            <w:r w:rsidR="00B370DD">
              <w:rPr>
                <w:shd w:val="clear" w:color="auto" w:fill="FFFFFF"/>
              </w:rPr>
              <w:t xml:space="preserve">es </w:t>
            </w:r>
            <w:r w:rsidR="00FB0FEB" w:rsidRPr="000F6592">
              <w:rPr>
                <w:shd w:val="clear" w:color="auto" w:fill="FFFFFF"/>
              </w:rPr>
              <w:t xml:space="preserve">standards </w:t>
            </w:r>
            <w:r w:rsidR="00B370DD">
              <w:rPr>
                <w:shd w:val="clear" w:color="auto" w:fill="FFFFFF"/>
              </w:rPr>
              <w:t>d’ingénierie logicielle</w:t>
            </w:r>
            <w:r w:rsidR="00920EC2" w:rsidRPr="001C3C24">
              <w:rPr>
                <w:shd w:val="clear" w:color="auto" w:fill="FFFFFF"/>
              </w:rPr>
              <w:t xml:space="preserve"> et d'ingénierie IA tout au long d</w:t>
            </w:r>
            <w:r w:rsidR="00141E4D">
              <w:rPr>
                <w:shd w:val="clear" w:color="auto" w:fill="FFFFFF"/>
              </w:rPr>
              <w:t>e leur</w:t>
            </w:r>
            <w:r w:rsidR="00920EC2" w:rsidRPr="001C3C24">
              <w:rPr>
                <w:shd w:val="clear" w:color="auto" w:fill="FFFFFF"/>
              </w:rPr>
              <w:t xml:space="preserve"> cycle de </w:t>
            </w:r>
            <w:r w:rsidR="00141E4D">
              <w:rPr>
                <w:shd w:val="clear" w:color="auto" w:fill="FFFFFF"/>
              </w:rPr>
              <w:t>vie</w:t>
            </w:r>
            <w:r w:rsidR="00F75642">
              <w:rPr>
                <w:shd w:val="clear" w:color="auto" w:fill="FFFFFF"/>
              </w:rPr>
              <w:t> :</w:t>
            </w:r>
            <w:r w:rsidR="00FB0FEB" w:rsidRPr="000F6592">
              <w:rPr>
                <w:shd w:val="clear" w:color="auto" w:fill="FFFFFF"/>
              </w:rPr>
              <w:t xml:space="preserve"> </w:t>
            </w:r>
            <w:r w:rsidR="00CD030D">
              <w:rPr>
                <w:shd w:val="clear" w:color="auto" w:fill="FFFFFF"/>
              </w:rPr>
              <w:t>identification</w:t>
            </w:r>
            <w:r w:rsidR="008017E5">
              <w:rPr>
                <w:shd w:val="clear" w:color="auto" w:fill="FFFFFF"/>
              </w:rPr>
              <w:t xml:space="preserve"> du besoin</w:t>
            </w:r>
            <w:r w:rsidR="00CD030D">
              <w:rPr>
                <w:shd w:val="clear" w:color="auto" w:fill="FFFFFF"/>
              </w:rPr>
              <w:t>, cadrage</w:t>
            </w:r>
            <w:r w:rsidR="008017E5">
              <w:rPr>
                <w:shd w:val="clear" w:color="auto" w:fill="FFFFFF"/>
              </w:rPr>
              <w:t>, évaluation des risques, contraintes</w:t>
            </w:r>
            <w:r w:rsidR="009C2EB7">
              <w:rPr>
                <w:shd w:val="clear" w:color="auto" w:fill="FFFFFF"/>
              </w:rPr>
              <w:t xml:space="preserve"> (techniques ou réglementaires)</w:t>
            </w:r>
            <w:r w:rsidR="008017E5">
              <w:rPr>
                <w:shd w:val="clear" w:color="auto" w:fill="FFFFFF"/>
              </w:rPr>
              <w:t xml:space="preserve"> et données</w:t>
            </w:r>
            <w:r w:rsidR="00CD030D">
              <w:rPr>
                <w:shd w:val="clear" w:color="auto" w:fill="FFFFFF"/>
              </w:rPr>
              <w:t xml:space="preserve">, </w:t>
            </w:r>
            <w:commentRangeStart w:id="21"/>
            <w:r w:rsidR="00CD030D">
              <w:rPr>
                <w:shd w:val="clear" w:color="auto" w:fill="FFFFFF"/>
              </w:rPr>
              <w:t>développement</w:t>
            </w:r>
            <w:commentRangeEnd w:id="21"/>
            <w:r w:rsidR="004149E3">
              <w:rPr>
                <w:rStyle w:val="Marquedecommentaire"/>
                <w:sz w:val="20"/>
                <w:szCs w:val="20"/>
                <w:shd w:val="clear" w:color="auto" w:fill="FFFFFF"/>
              </w:rPr>
              <w:commentReference w:id="21"/>
            </w:r>
            <w:r w:rsidR="00CD030D">
              <w:rPr>
                <w:shd w:val="clear" w:color="auto" w:fill="FFFFFF"/>
              </w:rPr>
              <w:t xml:space="preserve">, </w:t>
            </w:r>
            <w:r w:rsidR="00FB0FEB" w:rsidRPr="000F6592">
              <w:rPr>
                <w:shd w:val="clear" w:color="auto" w:fill="FFFFFF"/>
              </w:rPr>
              <w:t>documentation, tests, procédures d'exploitation, transfert de compétences et accompagnement à la prise en main</w:t>
            </w:r>
            <w:r w:rsidR="00030662">
              <w:rPr>
                <w:shd w:val="clear" w:color="auto" w:fill="FFFFFF"/>
              </w:rPr>
              <w:t xml:space="preserve">, </w:t>
            </w:r>
            <w:r w:rsidR="00030662" w:rsidRPr="00030662">
              <w:rPr>
                <w:i/>
                <w:iCs/>
                <w:shd w:val="clear" w:color="auto" w:fill="FFFFFF"/>
              </w:rPr>
              <w:t>feedback</w:t>
            </w:r>
            <w:r w:rsidR="00030662">
              <w:rPr>
                <w:shd w:val="clear" w:color="auto" w:fill="FFFFFF"/>
              </w:rPr>
              <w:t xml:space="preserve"> et </w:t>
            </w:r>
            <w:r w:rsidR="0079179D">
              <w:rPr>
                <w:shd w:val="clear" w:color="auto" w:fill="FFFFFF"/>
              </w:rPr>
              <w:t>besoins d’</w:t>
            </w:r>
            <w:r w:rsidR="00030662">
              <w:rPr>
                <w:shd w:val="clear" w:color="auto" w:fill="FFFFFF"/>
              </w:rPr>
              <w:t>évolution</w:t>
            </w:r>
            <w:r w:rsidR="00BB6756">
              <w:rPr>
                <w:shd w:val="clear" w:color="auto" w:fill="FFFFFF"/>
              </w:rPr>
              <w:t xml:space="preserve">. </w:t>
            </w:r>
            <w:r w:rsidR="008E1BD6">
              <w:rPr>
                <w:shd w:val="clear" w:color="auto" w:fill="FFFFFF"/>
              </w:rPr>
              <w:t>L’approche « </w:t>
            </w:r>
            <w:r w:rsidR="008E1BD6" w:rsidRPr="00053B20">
              <w:rPr>
                <w:i/>
                <w:iCs/>
                <w:shd w:val="clear" w:color="auto" w:fill="FFFFFF"/>
              </w:rPr>
              <w:t>by design</w:t>
            </w:r>
            <w:r w:rsidR="008E1BD6">
              <w:rPr>
                <w:shd w:val="clear" w:color="auto" w:fill="FFFFFF"/>
              </w:rPr>
              <w:t xml:space="preserve"> » garantit la </w:t>
            </w:r>
            <w:r w:rsidR="008E1BD6" w:rsidRPr="001C3C24">
              <w:rPr>
                <w:shd w:val="clear" w:color="auto" w:fill="FFFFFF"/>
              </w:rPr>
              <w:t>robustesse et la stabilité des agents</w:t>
            </w:r>
            <w:r w:rsidR="008E1BD6">
              <w:rPr>
                <w:shd w:val="clear" w:color="auto" w:fill="FFFFFF"/>
              </w:rPr>
              <w:t>, la transparence (</w:t>
            </w:r>
            <w:r w:rsidR="008E1BD6" w:rsidRPr="001C3C24">
              <w:rPr>
                <w:shd w:val="clear" w:color="auto" w:fill="FFFFFF"/>
              </w:rPr>
              <w:t>traçabilité des traitements</w:t>
            </w:r>
            <w:r w:rsidR="008E1BD6">
              <w:rPr>
                <w:shd w:val="clear" w:color="auto" w:fill="FFFFFF"/>
              </w:rPr>
              <w:t>,</w:t>
            </w:r>
            <w:r w:rsidR="008E1BD6" w:rsidRPr="001C3C24">
              <w:rPr>
                <w:shd w:val="clear" w:color="auto" w:fill="FFFFFF"/>
              </w:rPr>
              <w:t xml:space="preserve"> des décisions</w:t>
            </w:r>
            <w:r w:rsidR="008E1BD6">
              <w:rPr>
                <w:shd w:val="clear" w:color="auto" w:fill="FFFFFF"/>
              </w:rPr>
              <w:t>, de sa consommation ainsi que des mesures d’utilisation), la précision (</w:t>
            </w:r>
            <w:r w:rsidR="008E1BD6" w:rsidRPr="001C3C24">
              <w:rPr>
                <w:shd w:val="clear" w:color="auto" w:fill="FFFFFF"/>
              </w:rPr>
              <w:t>limiter les hallucinations et les comportements inattendus</w:t>
            </w:r>
            <w:r w:rsidR="008E1BD6">
              <w:rPr>
                <w:shd w:val="clear" w:color="auto" w:fill="FFFFFF"/>
              </w:rPr>
              <w:t>), la sécurité (</w:t>
            </w:r>
            <w:r w:rsidR="008E1BD6" w:rsidRPr="001C3C24">
              <w:rPr>
                <w:shd w:val="clear" w:color="auto" w:fill="FFFFFF"/>
              </w:rPr>
              <w:t>accès aux données</w:t>
            </w:r>
            <w:r w:rsidR="008E1BD6">
              <w:rPr>
                <w:shd w:val="clear" w:color="auto" w:fill="FFFFFF"/>
              </w:rPr>
              <w:t>, aux</w:t>
            </w:r>
            <w:r w:rsidR="008E1BD6" w:rsidRPr="001C3C24">
              <w:rPr>
                <w:shd w:val="clear" w:color="auto" w:fill="FFFFFF"/>
              </w:rPr>
              <w:t xml:space="preserve"> services</w:t>
            </w:r>
            <w:r w:rsidR="008E1BD6">
              <w:rPr>
                <w:shd w:val="clear" w:color="auto" w:fill="FFFFFF"/>
              </w:rPr>
              <w:t xml:space="preserve"> et degré d’autonomie), tout en </w:t>
            </w:r>
            <w:r w:rsidR="008E1BD6" w:rsidRPr="001C3C24">
              <w:rPr>
                <w:shd w:val="clear" w:color="auto" w:fill="FFFFFF"/>
              </w:rPr>
              <w:t>facilit</w:t>
            </w:r>
            <w:r w:rsidR="008E1BD6">
              <w:rPr>
                <w:shd w:val="clear" w:color="auto" w:fill="FFFFFF"/>
              </w:rPr>
              <w:t>ant</w:t>
            </w:r>
            <w:r w:rsidR="008E1BD6" w:rsidRPr="001C3C24">
              <w:rPr>
                <w:shd w:val="clear" w:color="auto" w:fill="FFFFFF"/>
              </w:rPr>
              <w:t xml:space="preserve"> </w:t>
            </w:r>
            <w:r w:rsidR="008E1BD6">
              <w:rPr>
                <w:shd w:val="clear" w:color="auto" w:fill="FFFFFF"/>
              </w:rPr>
              <w:t>leur intégration</w:t>
            </w:r>
            <w:r w:rsidR="008E1BD6" w:rsidRPr="001C3C24">
              <w:rPr>
                <w:shd w:val="clear" w:color="auto" w:fill="FFFFFF"/>
              </w:rPr>
              <w:t xml:space="preserve"> et l</w:t>
            </w:r>
            <w:r w:rsidR="008E1BD6">
              <w:rPr>
                <w:shd w:val="clear" w:color="auto" w:fill="FFFFFF"/>
              </w:rPr>
              <w:t>eurs</w:t>
            </w:r>
            <w:r w:rsidR="008E1BD6" w:rsidRPr="001C3C24">
              <w:rPr>
                <w:shd w:val="clear" w:color="auto" w:fill="FFFFFF"/>
              </w:rPr>
              <w:t xml:space="preserve"> évolutions futures.</w:t>
            </w:r>
            <w:r w:rsidR="008E1BD6">
              <w:rPr>
                <w:shd w:val="clear" w:color="auto" w:fill="FFFFFF"/>
              </w:rPr>
              <w:t xml:space="preserve"> </w:t>
            </w:r>
            <w:r w:rsidR="008B1DC3" w:rsidRPr="001C3C24">
              <w:rPr>
                <w:shd w:val="clear" w:color="auto" w:fill="FFFFFF"/>
              </w:rPr>
              <w:t xml:space="preserve">Chaque agent fait l'objet </w:t>
            </w:r>
            <w:r w:rsidR="008B1DC3">
              <w:rPr>
                <w:shd w:val="clear" w:color="auto" w:fill="FFFFFF"/>
              </w:rPr>
              <w:t>de tests et recettes (</w:t>
            </w:r>
            <w:r w:rsidR="008B1DC3" w:rsidRPr="00053B20">
              <w:rPr>
                <w:shd w:val="clear" w:color="auto" w:fill="FFFFFF"/>
              </w:rPr>
              <w:t>campagnes de tests fonctionnels et techniques</w:t>
            </w:r>
            <w:r w:rsidR="008B1DC3">
              <w:rPr>
                <w:shd w:val="clear" w:color="auto" w:fill="FFFFFF"/>
              </w:rPr>
              <w:t xml:space="preserve">, </w:t>
            </w:r>
            <w:r w:rsidR="008B1DC3" w:rsidRPr="001C3C24">
              <w:rPr>
                <w:shd w:val="clear" w:color="auto" w:fill="FFFFFF"/>
              </w:rPr>
              <w:t>scénarios de validation métier</w:t>
            </w:r>
            <w:r w:rsidR="008B1DC3">
              <w:rPr>
                <w:shd w:val="clear" w:color="auto" w:fill="FFFFFF"/>
              </w:rPr>
              <w:t xml:space="preserve">, </w:t>
            </w:r>
            <w:r w:rsidR="008B1DC3" w:rsidRPr="001C3C24">
              <w:rPr>
                <w:shd w:val="clear" w:color="auto" w:fill="FFFFFF"/>
              </w:rPr>
              <w:t>mesures de performance et de qualité</w:t>
            </w:r>
            <w:r w:rsidR="008B1DC3">
              <w:rPr>
                <w:shd w:val="clear" w:color="auto" w:fill="FFFFFF"/>
              </w:rPr>
              <w:t>)</w:t>
            </w:r>
            <w:r w:rsidR="008B1DC3" w:rsidRPr="001C3C24">
              <w:rPr>
                <w:shd w:val="clear" w:color="auto" w:fill="FFFFFF"/>
              </w:rPr>
              <w:t>.</w:t>
            </w:r>
            <w:r w:rsidR="008B1DC3">
              <w:rPr>
                <w:shd w:val="clear" w:color="auto" w:fill="FFFFFF"/>
              </w:rPr>
              <w:t xml:space="preserve"> </w:t>
            </w:r>
            <w:r w:rsidR="00BB6756">
              <w:rPr>
                <w:shd w:val="clear" w:color="auto" w:fill="FFFFFF"/>
              </w:rPr>
              <w:t>Yélé Consulting</w:t>
            </w:r>
            <w:r w:rsidR="00FB0FEB" w:rsidRPr="000F6592">
              <w:rPr>
                <w:shd w:val="clear" w:color="auto" w:fill="FFFFFF"/>
              </w:rPr>
              <w:t xml:space="preserve"> garanti</w:t>
            </w:r>
            <w:r w:rsidR="00BB6756">
              <w:rPr>
                <w:shd w:val="clear" w:color="auto" w:fill="FFFFFF"/>
              </w:rPr>
              <w:t>t ainsi</w:t>
            </w:r>
            <w:r w:rsidR="00FB0FEB" w:rsidRPr="000F6592">
              <w:rPr>
                <w:shd w:val="clear" w:color="auto" w:fill="FFFFFF"/>
              </w:rPr>
              <w:t xml:space="preserve"> l’utilisation </w:t>
            </w:r>
            <w:r w:rsidR="00BB6756">
              <w:rPr>
                <w:shd w:val="clear" w:color="auto" w:fill="FFFFFF"/>
              </w:rPr>
              <w:t xml:space="preserve">et </w:t>
            </w:r>
            <w:r w:rsidR="00FB0FEB" w:rsidRPr="000F6592">
              <w:rPr>
                <w:shd w:val="clear" w:color="auto" w:fill="FFFFFF"/>
              </w:rPr>
              <w:t>la maintenance en condition opérationnelle</w:t>
            </w:r>
            <w:r w:rsidR="00BB6756">
              <w:rPr>
                <w:shd w:val="clear" w:color="auto" w:fill="FFFFFF"/>
              </w:rPr>
              <w:t xml:space="preserve"> des agents</w:t>
            </w:r>
            <w:r w:rsidR="00FB0FEB" w:rsidRPr="000F6592">
              <w:rPr>
                <w:shd w:val="clear" w:color="auto" w:fill="FFFFFF"/>
              </w:rPr>
              <w:t>.</w:t>
            </w:r>
            <w:r w:rsidR="004D467D">
              <w:rPr>
                <w:shd w:val="clear" w:color="auto" w:fill="FFFFFF"/>
              </w:rPr>
              <w:t xml:space="preserve"> </w:t>
            </w:r>
          </w:p>
          <w:p w14:paraId="53BA6D77" w14:textId="7D948B1B" w:rsidR="001C3C24" w:rsidRDefault="004D467D" w:rsidP="005A4FA8">
            <w:pPr>
              <w:spacing w:line="276" w:lineRule="auto"/>
              <w:rPr>
                <w:shd w:val="clear" w:color="auto" w:fill="FFFFFF"/>
              </w:rPr>
            </w:pPr>
            <w:r>
              <w:rPr>
                <w:shd w:val="clear" w:color="auto" w:fill="FFFFFF"/>
              </w:rPr>
              <w:t xml:space="preserve">Les agents sont référencés dans le </w:t>
            </w:r>
            <w:r w:rsidRPr="004D467D">
              <w:rPr>
                <w:i/>
                <w:iCs/>
                <w:shd w:val="clear" w:color="auto" w:fill="FFFFFF"/>
              </w:rPr>
              <w:t>framework</w:t>
            </w:r>
            <w:r>
              <w:rPr>
                <w:shd w:val="clear" w:color="auto" w:fill="FFFFFF"/>
              </w:rPr>
              <w:t xml:space="preserve"> agentique, incluant notamment contrats d’interfaçage et d’appel, périmètre d’action et journalisation des actions. </w:t>
            </w:r>
            <w:r w:rsidR="001C3C24" w:rsidRPr="001C3C24">
              <w:rPr>
                <w:shd w:val="clear" w:color="auto" w:fill="FFFFFF"/>
              </w:rPr>
              <w:t xml:space="preserve">Pour chaque agent, nous définissons </w:t>
            </w:r>
            <w:r w:rsidR="00481C27" w:rsidRPr="001C3C24">
              <w:rPr>
                <w:shd w:val="clear" w:color="auto" w:fill="FFFFFF"/>
              </w:rPr>
              <w:t>une fiche de cadrage permettant d'assurer la traçabilité des choix de conception et de faciliter les futures évolutions</w:t>
            </w:r>
            <w:r w:rsidR="00481C27">
              <w:rPr>
                <w:shd w:val="clear" w:color="auto" w:fill="FFFFFF"/>
              </w:rPr>
              <w:t>,</w:t>
            </w:r>
            <w:r w:rsidR="00481C27" w:rsidRPr="001C3C24">
              <w:rPr>
                <w:shd w:val="clear" w:color="auto" w:fill="FFFFFF"/>
              </w:rPr>
              <w:t xml:space="preserve"> </w:t>
            </w:r>
            <w:r w:rsidR="001C3C24" w:rsidRPr="001C3C24">
              <w:rPr>
                <w:shd w:val="clear" w:color="auto" w:fill="FFFFFF"/>
              </w:rPr>
              <w:t>notamment</w:t>
            </w:r>
            <w:r w:rsidR="001C3C24">
              <w:rPr>
                <w:shd w:val="clear" w:color="auto" w:fill="FFFFFF"/>
              </w:rPr>
              <w:t xml:space="preserve"> </w:t>
            </w:r>
            <w:r w:rsidR="001C3C24" w:rsidRPr="001C3C24">
              <w:rPr>
                <w:shd w:val="clear" w:color="auto" w:fill="FFFFFF"/>
              </w:rPr>
              <w:t>:</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tblBorders>
              <w:tblLook w:val="04A0" w:firstRow="1" w:lastRow="0" w:firstColumn="1" w:lastColumn="0" w:noHBand="0" w:noVBand="1"/>
            </w:tblPr>
            <w:tblGrid>
              <w:gridCol w:w="2045"/>
              <w:gridCol w:w="2045"/>
              <w:gridCol w:w="2045"/>
              <w:gridCol w:w="2045"/>
              <w:gridCol w:w="2045"/>
            </w:tblGrid>
            <w:tr w:rsidR="007160C7" w14:paraId="29B233B3" w14:textId="77777777" w:rsidTr="007160C7">
              <w:tc>
                <w:tcPr>
                  <w:tcW w:w="2045" w:type="dxa"/>
                </w:tcPr>
                <w:p w14:paraId="0EA81054" w14:textId="49B174E8" w:rsidR="007160C7" w:rsidRPr="008A6D1E" w:rsidRDefault="007160C7" w:rsidP="007160C7">
                  <w:pPr>
                    <w:spacing w:before="0" w:after="0" w:line="276" w:lineRule="auto"/>
                    <w:rPr>
                      <w:sz w:val="18"/>
                      <w:szCs w:val="18"/>
                      <w:shd w:val="clear" w:color="auto" w:fill="FFFFFF"/>
                    </w:rPr>
                  </w:pPr>
                  <w:r w:rsidRPr="008A6D1E">
                    <w:rPr>
                      <w:sz w:val="18"/>
                      <w:szCs w:val="18"/>
                      <w:shd w:val="clear" w:color="auto" w:fill="FFFFFF"/>
                    </w:rPr>
                    <w:t>Objectifs Métiers et indicateurs clefs de succès ;</w:t>
                  </w:r>
                </w:p>
              </w:tc>
              <w:tc>
                <w:tcPr>
                  <w:tcW w:w="2045" w:type="dxa"/>
                </w:tcPr>
                <w:p w14:paraId="608727ED" w14:textId="555311C1" w:rsidR="007160C7" w:rsidRPr="008A6D1E" w:rsidRDefault="007160C7" w:rsidP="007160C7">
                  <w:pPr>
                    <w:spacing w:before="0" w:after="0" w:line="276" w:lineRule="auto"/>
                    <w:rPr>
                      <w:sz w:val="18"/>
                      <w:szCs w:val="18"/>
                      <w:shd w:val="clear" w:color="auto" w:fill="FFFFFF"/>
                    </w:rPr>
                  </w:pPr>
                  <w:r w:rsidRPr="008A6D1E">
                    <w:rPr>
                      <w:sz w:val="18"/>
                      <w:szCs w:val="18"/>
                      <w:shd w:val="clear" w:color="auto" w:fill="FFFFFF"/>
                    </w:rPr>
                    <w:t>Utilisateurs cibles et cas d’usage principaux ;</w:t>
                  </w:r>
                </w:p>
              </w:tc>
              <w:tc>
                <w:tcPr>
                  <w:tcW w:w="2045" w:type="dxa"/>
                </w:tcPr>
                <w:p w14:paraId="3C139EE4" w14:textId="172D5E7F" w:rsidR="007160C7" w:rsidRPr="008A6D1E" w:rsidRDefault="007160C7" w:rsidP="007160C7">
                  <w:pPr>
                    <w:spacing w:before="0" w:after="0" w:line="276" w:lineRule="auto"/>
                    <w:rPr>
                      <w:sz w:val="18"/>
                      <w:szCs w:val="18"/>
                      <w:shd w:val="clear" w:color="auto" w:fill="FFFFFF"/>
                    </w:rPr>
                  </w:pPr>
                  <w:r w:rsidRPr="008A6D1E">
                    <w:rPr>
                      <w:sz w:val="18"/>
                      <w:szCs w:val="18"/>
                      <w:shd w:val="clear" w:color="auto" w:fill="FFFFFF"/>
                    </w:rPr>
                    <w:t>Données, connaissances, référentiels requis ;</w:t>
                  </w:r>
                </w:p>
              </w:tc>
              <w:tc>
                <w:tcPr>
                  <w:tcW w:w="2045" w:type="dxa"/>
                </w:tcPr>
                <w:p w14:paraId="57C36AF7" w14:textId="296B66FB" w:rsidR="007160C7" w:rsidRPr="008A6D1E" w:rsidRDefault="007160C7" w:rsidP="007160C7">
                  <w:pPr>
                    <w:spacing w:before="0" w:after="0" w:line="276" w:lineRule="auto"/>
                    <w:rPr>
                      <w:sz w:val="18"/>
                      <w:szCs w:val="18"/>
                      <w:shd w:val="clear" w:color="auto" w:fill="FFFFFF"/>
                    </w:rPr>
                  </w:pPr>
                  <w:r w:rsidRPr="008A6D1E">
                    <w:rPr>
                      <w:sz w:val="18"/>
                      <w:szCs w:val="18"/>
                      <w:shd w:val="clear" w:color="auto" w:fill="FFFFFF"/>
                    </w:rPr>
                    <w:t>Interactions avec l’existant et protocole d’échange</w:t>
                  </w:r>
                  <w:r w:rsidR="00723B04">
                    <w:rPr>
                      <w:sz w:val="18"/>
                      <w:szCs w:val="18"/>
                      <w:shd w:val="clear" w:color="auto" w:fill="FFFFFF"/>
                    </w:rPr>
                    <w:t xml:space="preserve"> (API)</w:t>
                  </w:r>
                  <w:r w:rsidRPr="008A6D1E">
                    <w:rPr>
                      <w:sz w:val="18"/>
                      <w:szCs w:val="18"/>
                      <w:shd w:val="clear" w:color="auto" w:fill="FFFFFF"/>
                    </w:rPr>
                    <w:t> ;</w:t>
                  </w:r>
                </w:p>
              </w:tc>
              <w:tc>
                <w:tcPr>
                  <w:tcW w:w="2045" w:type="dxa"/>
                </w:tcPr>
                <w:p w14:paraId="7EEB7346" w14:textId="5266E3B0" w:rsidR="007160C7" w:rsidRPr="008A6D1E" w:rsidRDefault="007160C7" w:rsidP="007160C7">
                  <w:pPr>
                    <w:spacing w:before="0" w:after="0" w:line="276" w:lineRule="auto"/>
                    <w:rPr>
                      <w:sz w:val="18"/>
                      <w:szCs w:val="18"/>
                      <w:shd w:val="clear" w:color="auto" w:fill="FFFFFF"/>
                    </w:rPr>
                  </w:pPr>
                  <w:r w:rsidRPr="008A6D1E">
                    <w:rPr>
                      <w:sz w:val="18"/>
                      <w:szCs w:val="18"/>
                      <w:shd w:val="clear" w:color="auto" w:fill="FFFFFF"/>
                    </w:rPr>
                    <w:t>Contraintes et limites (sécurité, conformité, performance…).</w:t>
                  </w:r>
                </w:p>
              </w:tc>
            </w:tr>
          </w:tbl>
          <w:p w14:paraId="3A88155F" w14:textId="2D5B70F5" w:rsidR="001C3C24" w:rsidRPr="001C3C24" w:rsidRDefault="001C3C24" w:rsidP="00053B20">
            <w:pPr>
              <w:spacing w:after="200" w:line="276" w:lineRule="auto"/>
              <w:rPr>
                <w:shd w:val="clear" w:color="auto" w:fill="FFFFFF"/>
              </w:rPr>
            </w:pPr>
            <w:r w:rsidRPr="001C3C24">
              <w:rPr>
                <w:shd w:val="clear" w:color="auto" w:fill="FFFFFF"/>
              </w:rPr>
              <w:t>La documentation est produite dès la phase de conception et maintenue tout au long du cycle de vie des agents</w:t>
            </w:r>
            <w:r w:rsidR="00053B20">
              <w:rPr>
                <w:shd w:val="clear" w:color="auto" w:fill="FFFFFF"/>
              </w:rPr>
              <w:t xml:space="preserve">, incluant spécifications fonctionnelles et techniques, </w:t>
            </w:r>
            <w:r w:rsidRPr="001C3C24">
              <w:rPr>
                <w:shd w:val="clear" w:color="auto" w:fill="FFFFFF"/>
              </w:rPr>
              <w:t xml:space="preserve">architecture </w:t>
            </w:r>
            <w:r w:rsidR="00A7525A">
              <w:rPr>
                <w:shd w:val="clear" w:color="auto" w:fill="FFFFFF"/>
              </w:rPr>
              <w:t xml:space="preserve">applicative </w:t>
            </w:r>
            <w:r w:rsidRPr="001C3C24">
              <w:rPr>
                <w:shd w:val="clear" w:color="auto" w:fill="FFFFFF"/>
              </w:rPr>
              <w:t>de la solution</w:t>
            </w:r>
            <w:r w:rsidR="00053B20">
              <w:rPr>
                <w:shd w:val="clear" w:color="auto" w:fill="FFFFFF"/>
              </w:rPr>
              <w:t xml:space="preserve">, </w:t>
            </w:r>
            <w:r w:rsidRPr="001C3C24">
              <w:rPr>
                <w:shd w:val="clear" w:color="auto" w:fill="FFFFFF"/>
              </w:rPr>
              <w:t>paramètres et configurations utilisés</w:t>
            </w:r>
            <w:r w:rsidR="00053B20">
              <w:rPr>
                <w:shd w:val="clear" w:color="auto" w:fill="FFFFFF"/>
              </w:rPr>
              <w:t xml:space="preserve">, </w:t>
            </w:r>
            <w:r w:rsidRPr="001C3C24">
              <w:rPr>
                <w:shd w:val="clear" w:color="auto" w:fill="FFFFFF"/>
              </w:rPr>
              <w:t>modalités de déploiement</w:t>
            </w:r>
            <w:r w:rsidR="00A7525A">
              <w:rPr>
                <w:shd w:val="clear" w:color="auto" w:fill="FFFFFF"/>
              </w:rPr>
              <w:t xml:space="preserve"> / d’appel</w:t>
            </w:r>
            <w:r w:rsidR="00053B20">
              <w:rPr>
                <w:shd w:val="clear" w:color="auto" w:fill="FFFFFF"/>
              </w:rPr>
              <w:t xml:space="preserve"> et guide utilisateurs / intégrateurs ainsi que le mode opératoire pour en assurer la </w:t>
            </w:r>
            <w:commentRangeStart w:id="22"/>
            <w:r w:rsidR="00053B20">
              <w:rPr>
                <w:shd w:val="clear" w:color="auto" w:fill="FFFFFF"/>
              </w:rPr>
              <w:t>maintenance</w:t>
            </w:r>
            <w:commentRangeEnd w:id="22"/>
            <w:r w:rsidR="001A5EFA">
              <w:rPr>
                <w:rStyle w:val="Marquedecommentaire"/>
                <w:sz w:val="20"/>
                <w:szCs w:val="20"/>
                <w:shd w:val="clear" w:color="auto" w:fill="FFFFFF"/>
              </w:rPr>
              <w:commentReference w:id="22"/>
            </w:r>
            <w:r w:rsidR="00053B20">
              <w:rPr>
                <w:shd w:val="clear" w:color="auto" w:fill="FFFFFF"/>
              </w:rPr>
              <w:t xml:space="preserve">. </w:t>
            </w:r>
          </w:p>
          <w:p w14:paraId="2F905A50" w14:textId="77777777" w:rsidR="001C3C24" w:rsidRDefault="001C3C24" w:rsidP="001C3C24">
            <w:pPr>
              <w:spacing w:after="200" w:line="276" w:lineRule="auto"/>
              <w:rPr>
                <w:shd w:val="clear" w:color="auto" w:fill="FFFFFF"/>
              </w:rPr>
            </w:pPr>
            <w:r w:rsidRPr="001C3C24">
              <w:rPr>
                <w:shd w:val="clear" w:color="auto" w:fill="FFFFFF"/>
              </w:rPr>
              <w:t>Nous accompagnons les équipes porteuses du besoin à travers des démonstrations, des sessions de prise en main et des ateliers de transfert de compétences afin de faciliter l'autonomie des utilisateurs et la reprise progressive de la MCO.</w:t>
            </w:r>
          </w:p>
          <w:p w14:paraId="0071C359" w14:textId="5A7769EB" w:rsidR="00BD2E92" w:rsidRPr="000F6592" w:rsidRDefault="00053B20" w:rsidP="00053B20">
            <w:pPr>
              <w:spacing w:after="200" w:line="276" w:lineRule="auto"/>
              <w:rPr>
                <w:rFonts w:eastAsia="Arial" w:cs="Arial"/>
              </w:rPr>
            </w:pPr>
            <w:r w:rsidRPr="001C3C24">
              <w:rPr>
                <w:shd w:val="clear" w:color="auto" w:fill="FFFFFF"/>
              </w:rPr>
              <w:t xml:space="preserve">Cette </w:t>
            </w:r>
            <w:r w:rsidR="00FB4155">
              <w:rPr>
                <w:shd w:val="clear" w:color="auto" w:fill="FFFFFF"/>
              </w:rPr>
              <w:t xml:space="preserve">démarche </w:t>
            </w:r>
            <w:r w:rsidRPr="001C3C24">
              <w:rPr>
                <w:shd w:val="clear" w:color="auto" w:fill="FFFFFF"/>
              </w:rPr>
              <w:t xml:space="preserve">permet de garantir que les agents développés </w:t>
            </w:r>
            <w:r w:rsidR="00FB4155">
              <w:rPr>
                <w:shd w:val="clear" w:color="auto" w:fill="FFFFFF"/>
              </w:rPr>
              <w:t>deviennent</w:t>
            </w:r>
            <w:r w:rsidRPr="001C3C24">
              <w:rPr>
                <w:shd w:val="clear" w:color="auto" w:fill="FFFFFF"/>
              </w:rPr>
              <w:t xml:space="preserve"> de véritables </w:t>
            </w:r>
            <w:r w:rsidRPr="00BF3F19">
              <w:rPr>
                <w:b/>
                <w:bCs/>
                <w:shd w:val="clear" w:color="auto" w:fill="FFFFFF"/>
              </w:rPr>
              <w:t>actifs opérationnels</w:t>
            </w:r>
            <w:r w:rsidR="00BF3F19" w:rsidRPr="00BF3F19">
              <w:rPr>
                <w:b/>
                <w:bCs/>
                <w:shd w:val="clear" w:color="auto" w:fill="FFFFFF"/>
              </w:rPr>
              <w:t xml:space="preserve"> industrialisés</w:t>
            </w:r>
            <w:r w:rsidRPr="001C3C24">
              <w:rPr>
                <w:shd w:val="clear" w:color="auto" w:fill="FFFFFF"/>
              </w:rPr>
              <w:t>, documentés, maintenables et créateurs de valeur pour les équipes du GTAR.</w:t>
            </w:r>
          </w:p>
        </w:tc>
      </w:tr>
      <w:tr w:rsidR="003331FF" w:rsidRPr="000F6592" w14:paraId="22E189B6" w14:textId="77777777" w:rsidTr="00234E1A">
        <w:trPr>
          <w:trHeight w:val="300"/>
        </w:trPr>
        <w:tc>
          <w:tcPr>
            <w:tcW w:w="3399" w:type="dxa"/>
            <w:gridSpan w:val="2"/>
            <w:tcBorders>
              <w:top w:val="single" w:sz="8" w:space="0" w:color="001A70"/>
              <w:left w:val="single" w:sz="8" w:space="0" w:color="001A70"/>
              <w:bottom w:val="single" w:sz="8" w:space="0" w:color="001A70"/>
              <w:right w:val="single" w:sz="8" w:space="0" w:color="001A70"/>
            </w:tcBorders>
            <w:shd w:val="clear" w:color="auto" w:fill="C5EFFF" w:themeFill="accent1" w:themeFillTint="33"/>
            <w:tcMar>
              <w:left w:w="108" w:type="dxa"/>
              <w:right w:w="108" w:type="dxa"/>
            </w:tcMar>
            <w:vAlign w:val="center"/>
          </w:tcPr>
          <w:p w14:paraId="21ADF47D" w14:textId="77777777" w:rsidR="003331FF" w:rsidRPr="000F6592" w:rsidRDefault="003331FF" w:rsidP="00234E1A">
            <w:pPr>
              <w:spacing w:before="60" w:line="276" w:lineRule="auto"/>
            </w:pPr>
            <w:r w:rsidRPr="000F6592">
              <w:rPr>
                <w:rFonts w:eastAsia="Arial" w:cs="Arial"/>
                <w:i/>
                <w:iCs/>
                <w:color w:val="818181"/>
                <w:sz w:val="16"/>
                <w:szCs w:val="16"/>
              </w:rPr>
              <w:t>Livrable (s) :</w:t>
            </w:r>
          </w:p>
          <w:p w14:paraId="298934F1" w14:textId="77777777" w:rsidR="003331FF" w:rsidRPr="000F6592" w:rsidRDefault="003331FF">
            <w:pPr>
              <w:pStyle w:val="Paragraphedeliste"/>
              <w:numPr>
                <w:ilvl w:val="0"/>
                <w:numId w:val="5"/>
              </w:numPr>
              <w:spacing w:after="200"/>
              <w:ind w:left="284"/>
            </w:pPr>
            <w:r w:rsidRPr="000F6592">
              <w:rPr>
                <w:rFonts w:eastAsia="Arial" w:cs="Arial"/>
                <w:color w:val="000000"/>
              </w:rPr>
              <w:t>Agents spécialisés</w:t>
            </w:r>
          </w:p>
          <w:p w14:paraId="0FC0D55D" w14:textId="77777777" w:rsidR="003331FF" w:rsidRPr="000F6592" w:rsidRDefault="003331FF">
            <w:pPr>
              <w:pStyle w:val="Paragraphedeliste"/>
              <w:numPr>
                <w:ilvl w:val="0"/>
                <w:numId w:val="5"/>
              </w:numPr>
              <w:spacing w:after="200"/>
              <w:ind w:left="284"/>
            </w:pPr>
            <w:r w:rsidRPr="000F6592">
              <w:rPr>
                <w:color w:val="000000"/>
              </w:rPr>
              <w:t xml:space="preserve">Documentation technique </w:t>
            </w:r>
          </w:p>
          <w:p w14:paraId="73C5F768" w14:textId="77777777" w:rsidR="003331FF" w:rsidRPr="000F6592" w:rsidRDefault="003331FF">
            <w:pPr>
              <w:pStyle w:val="Paragraphedeliste"/>
              <w:numPr>
                <w:ilvl w:val="0"/>
                <w:numId w:val="5"/>
              </w:numPr>
              <w:spacing w:after="200"/>
              <w:ind w:left="284"/>
            </w:pPr>
            <w:r w:rsidRPr="000F6592">
              <w:rPr>
                <w:color w:val="000000"/>
              </w:rPr>
              <w:t>Modes opératoires de prise en main et de réalisation des gestes de MCO</w:t>
            </w:r>
          </w:p>
        </w:tc>
        <w:tc>
          <w:tcPr>
            <w:tcW w:w="2908" w:type="dxa"/>
            <w:tcBorders>
              <w:top w:val="nil"/>
              <w:left w:val="nil"/>
              <w:bottom w:val="single" w:sz="8" w:space="0" w:color="001A70"/>
              <w:right w:val="single" w:sz="8" w:space="0" w:color="001A70"/>
            </w:tcBorders>
            <w:shd w:val="clear" w:color="auto" w:fill="C5EFFF" w:themeFill="accent1" w:themeFillTint="33"/>
            <w:tcMar>
              <w:left w:w="108" w:type="dxa"/>
              <w:right w:w="108" w:type="dxa"/>
            </w:tcMar>
          </w:tcPr>
          <w:p w14:paraId="0CB15632" w14:textId="77777777" w:rsidR="003331FF" w:rsidRPr="000F6592" w:rsidRDefault="003331FF" w:rsidP="00234E1A">
            <w:pPr>
              <w:spacing w:before="60" w:line="276" w:lineRule="auto"/>
            </w:pPr>
            <w:r w:rsidRPr="000F6592">
              <w:rPr>
                <w:rFonts w:eastAsia="Arial" w:cs="Arial"/>
                <w:i/>
                <w:iCs/>
                <w:color w:val="818181"/>
                <w:sz w:val="16"/>
                <w:szCs w:val="16"/>
              </w:rPr>
              <w:t>Contrôle de l’atteinte des résultats :</w:t>
            </w:r>
          </w:p>
          <w:p w14:paraId="0A446C59" w14:textId="77777777" w:rsidR="003331FF" w:rsidRPr="000F6592" w:rsidRDefault="003331FF" w:rsidP="00234E1A">
            <w:pPr>
              <w:spacing w:after="200"/>
            </w:pPr>
            <w:r w:rsidRPr="000F6592">
              <w:rPr>
                <w:rFonts w:eastAsia="Arial" w:cs="Arial"/>
                <w:color w:val="000000"/>
              </w:rPr>
              <w:t>Satisfaction des équipes lors de l’utilisation des agents spécialisés</w:t>
            </w:r>
          </w:p>
        </w:tc>
        <w:tc>
          <w:tcPr>
            <w:tcW w:w="4149" w:type="dxa"/>
            <w:tcBorders>
              <w:top w:val="nil"/>
              <w:left w:val="single" w:sz="8" w:space="0" w:color="001A70"/>
              <w:bottom w:val="single" w:sz="8" w:space="0" w:color="001A70"/>
              <w:right w:val="single" w:sz="8" w:space="0" w:color="001A70"/>
            </w:tcBorders>
            <w:shd w:val="clear" w:color="auto" w:fill="C5EFFF" w:themeFill="accent1" w:themeFillTint="33"/>
            <w:tcMar>
              <w:left w:w="108" w:type="dxa"/>
              <w:right w:w="108" w:type="dxa"/>
            </w:tcMar>
          </w:tcPr>
          <w:p w14:paraId="7DFD3DF0" w14:textId="77777777" w:rsidR="003331FF" w:rsidRPr="000F6592" w:rsidRDefault="003331FF" w:rsidP="00234E1A">
            <w:pPr>
              <w:spacing w:before="60" w:line="276" w:lineRule="auto"/>
              <w:rPr>
                <w:rFonts w:ascii="Arial" w:eastAsia="Arial" w:hAnsi="Arial" w:cs="Arial"/>
                <w:color w:val="auto"/>
                <w:sz w:val="16"/>
                <w:szCs w:val="16"/>
              </w:rPr>
            </w:pPr>
            <w:r w:rsidRPr="000F6592">
              <w:rPr>
                <w:rFonts w:ascii="Arial" w:eastAsia="Arial" w:hAnsi="Arial" w:cs="Arial"/>
                <w:i/>
                <w:iCs/>
                <w:color w:val="auto"/>
                <w:sz w:val="16"/>
                <w:szCs w:val="16"/>
              </w:rPr>
              <w:t>Niveau de service à atteindre et pénalité associée :</w:t>
            </w:r>
          </w:p>
          <w:p w14:paraId="773E1572" w14:textId="77777777" w:rsidR="003331FF" w:rsidRPr="000F6592" w:rsidRDefault="003331FF">
            <w:pPr>
              <w:pStyle w:val="Paragraphedeliste"/>
              <w:numPr>
                <w:ilvl w:val="0"/>
                <w:numId w:val="4"/>
              </w:numPr>
              <w:spacing w:before="60" w:after="60"/>
              <w:ind w:left="488"/>
              <w:rPr>
                <w:rFonts w:ascii="Arial" w:eastAsia="Arial" w:hAnsi="Arial" w:cs="Arial"/>
                <w:color w:val="auto"/>
                <w:sz w:val="16"/>
                <w:szCs w:val="16"/>
              </w:rPr>
            </w:pPr>
            <w:r w:rsidRPr="000F6592">
              <w:rPr>
                <w:rFonts w:ascii="Arial" w:eastAsia="Arial" w:hAnsi="Arial" w:cs="Arial"/>
                <w:i/>
                <w:iCs/>
                <w:color w:val="auto"/>
                <w:sz w:val="16"/>
                <w:szCs w:val="16"/>
              </w:rPr>
              <w:t>Aucun retard sur la livraison initiale</w:t>
            </w:r>
          </w:p>
          <w:p w14:paraId="23C9C0F5" w14:textId="77777777" w:rsidR="003331FF" w:rsidRPr="000F6592" w:rsidRDefault="003331FF">
            <w:pPr>
              <w:pStyle w:val="Paragraphedeliste"/>
              <w:numPr>
                <w:ilvl w:val="0"/>
                <w:numId w:val="4"/>
              </w:numPr>
              <w:spacing w:before="60" w:after="60"/>
              <w:ind w:left="488"/>
              <w:rPr>
                <w:rFonts w:ascii="Arial" w:eastAsia="Arial" w:hAnsi="Arial" w:cs="Arial"/>
                <w:color w:val="auto"/>
                <w:sz w:val="16"/>
                <w:szCs w:val="16"/>
              </w:rPr>
            </w:pPr>
            <w:r w:rsidRPr="000F6592">
              <w:rPr>
                <w:rFonts w:ascii="Arial" w:eastAsia="Arial" w:hAnsi="Arial" w:cs="Arial"/>
                <w:i/>
                <w:iCs/>
                <w:color w:val="auto"/>
                <w:sz w:val="16"/>
                <w:szCs w:val="16"/>
              </w:rPr>
              <w:t>100 euros HT par livrable non fourni</w:t>
            </w:r>
          </w:p>
          <w:p w14:paraId="0DFC4B4D" w14:textId="77777777" w:rsidR="003331FF" w:rsidRPr="000F6592" w:rsidRDefault="003331FF" w:rsidP="00234E1A">
            <w:pPr>
              <w:pStyle w:val="Sansinterligne"/>
              <w:jc w:val="center"/>
              <w:rPr>
                <w:rFonts w:ascii="Enedis" w:hAnsi="Enedis"/>
              </w:rPr>
            </w:pPr>
          </w:p>
        </w:tc>
      </w:tr>
    </w:tbl>
    <w:p w14:paraId="6A2EAED6" w14:textId="77777777" w:rsidR="006759B4" w:rsidRDefault="006759B4">
      <w:r>
        <w:br w:type="page"/>
      </w:r>
    </w:p>
    <w:tbl>
      <w:tblPr>
        <w:tblStyle w:val="Grilledutableau"/>
        <w:tblW w:w="0" w:type="auto"/>
        <w:tblLook w:val="04A0" w:firstRow="1" w:lastRow="0" w:firstColumn="1" w:lastColumn="0" w:noHBand="0" w:noVBand="1"/>
      </w:tblPr>
      <w:tblGrid>
        <w:gridCol w:w="1804"/>
        <w:gridCol w:w="1334"/>
        <w:gridCol w:w="3248"/>
        <w:gridCol w:w="4148"/>
      </w:tblGrid>
      <w:tr w:rsidR="003331FF" w:rsidRPr="000F6592" w14:paraId="789215E5" w14:textId="77777777" w:rsidTr="00234E1A">
        <w:trPr>
          <w:trHeight w:val="420"/>
        </w:trPr>
        <w:tc>
          <w:tcPr>
            <w:tcW w:w="1657" w:type="dxa"/>
            <w:tcBorders>
              <w:top w:val="single" w:sz="8" w:space="0" w:color="001A70"/>
              <w:left w:val="single" w:sz="8" w:space="0" w:color="001A70"/>
              <w:bottom w:val="single" w:sz="8" w:space="0" w:color="001A70"/>
              <w:right w:val="single" w:sz="8" w:space="0" w:color="001A70"/>
            </w:tcBorders>
            <w:shd w:val="clear" w:color="auto" w:fill="C5EFFF" w:themeFill="accent1" w:themeFillTint="33"/>
            <w:tcMar>
              <w:left w:w="108" w:type="dxa"/>
              <w:right w:w="108" w:type="dxa"/>
            </w:tcMar>
            <w:vAlign w:val="center"/>
          </w:tcPr>
          <w:p w14:paraId="093C60D1" w14:textId="1443054A" w:rsidR="003331FF" w:rsidRPr="000F6592" w:rsidRDefault="003331FF" w:rsidP="00234E1A">
            <w:r w:rsidRPr="000F6592">
              <w:rPr>
                <w:rFonts w:eastAsia="Enedis" w:cs="Enedis"/>
                <w:b/>
                <w:bCs/>
                <w:color w:val="000000"/>
              </w:rPr>
              <w:lastRenderedPageBreak/>
              <w:t>TECH-4</w:t>
            </w:r>
          </w:p>
        </w:tc>
        <w:tc>
          <w:tcPr>
            <w:tcW w:w="8799" w:type="dxa"/>
            <w:gridSpan w:val="3"/>
            <w:tcBorders>
              <w:top w:val="single" w:sz="8" w:space="0" w:color="001A70"/>
              <w:left w:val="single" w:sz="8" w:space="0" w:color="001A70"/>
              <w:bottom w:val="single" w:sz="8" w:space="0" w:color="001A70"/>
              <w:right w:val="single" w:sz="8" w:space="0" w:color="001A70"/>
            </w:tcBorders>
            <w:shd w:val="clear" w:color="auto" w:fill="C5EFFF" w:themeFill="accent1" w:themeFillTint="33"/>
            <w:tcMar>
              <w:left w:w="108" w:type="dxa"/>
              <w:right w:w="108" w:type="dxa"/>
            </w:tcMar>
            <w:vAlign w:val="center"/>
          </w:tcPr>
          <w:p w14:paraId="6C5AF5BC" w14:textId="77777777" w:rsidR="003331FF" w:rsidRPr="000F6592" w:rsidRDefault="003331FF" w:rsidP="00234E1A">
            <w:commentRangeStart w:id="23"/>
            <w:r w:rsidRPr="000F6592">
              <w:rPr>
                <w:rFonts w:eastAsia="Enedis" w:cs="Enedis"/>
                <w:b/>
                <w:bCs/>
                <w:color w:val="000000"/>
              </w:rPr>
              <w:t>Mise en œuvre de solutions RAG et valorisation de la connaissance</w:t>
            </w:r>
            <w:commentRangeEnd w:id="23"/>
            <w:r w:rsidR="00BC4649" w:rsidRPr="000F6592">
              <w:rPr>
                <w:rStyle w:val="Marquedecommentaire"/>
                <w:sz w:val="20"/>
                <w:szCs w:val="20"/>
              </w:rPr>
              <w:commentReference w:id="23"/>
            </w:r>
          </w:p>
        </w:tc>
      </w:tr>
      <w:tr w:rsidR="003331FF" w:rsidRPr="000F6592" w14:paraId="16575CDC" w14:textId="77777777" w:rsidTr="00234E1A">
        <w:trPr>
          <w:trHeight w:val="300"/>
        </w:trPr>
        <w:tc>
          <w:tcPr>
            <w:tcW w:w="10456" w:type="dxa"/>
            <w:gridSpan w:val="4"/>
            <w:tcBorders>
              <w:top w:val="single" w:sz="8" w:space="0" w:color="001A70"/>
              <w:left w:val="single" w:sz="8" w:space="0" w:color="001A70"/>
              <w:bottom w:val="single" w:sz="8" w:space="0" w:color="001A70"/>
              <w:right w:val="single" w:sz="8" w:space="0" w:color="001A70"/>
            </w:tcBorders>
            <w:tcMar>
              <w:left w:w="108" w:type="dxa"/>
              <w:right w:w="108" w:type="dxa"/>
            </w:tcMar>
          </w:tcPr>
          <w:p w14:paraId="6BE9E8C9" w14:textId="43D9DF6A" w:rsidR="00CF6DC6" w:rsidRDefault="00CF6DC6" w:rsidP="00CF6DC6">
            <w:pPr>
              <w:spacing w:after="200" w:line="276" w:lineRule="auto"/>
              <w:rPr>
                <w:shd w:val="clear" w:color="auto" w:fill="FFFFFF"/>
              </w:rPr>
            </w:pPr>
            <w:r w:rsidRPr="000F6592">
              <w:rPr>
                <w:shd w:val="clear" w:color="auto" w:fill="FFFFFF"/>
              </w:rPr>
              <w:t xml:space="preserve">Yélé Consulting accompagne le GTAR dans la mise en œuvre </w:t>
            </w:r>
            <w:r>
              <w:rPr>
                <w:shd w:val="clear" w:color="auto" w:fill="FFFFFF"/>
              </w:rPr>
              <w:t xml:space="preserve">et l’amélioration continue </w:t>
            </w:r>
            <w:r w:rsidRPr="000F6592">
              <w:rPr>
                <w:shd w:val="clear" w:color="auto" w:fill="FFFFFF"/>
              </w:rPr>
              <w:t xml:space="preserve">de solutions </w:t>
            </w:r>
            <w:r>
              <w:rPr>
                <w:shd w:val="clear" w:color="auto" w:fill="FFFFFF"/>
              </w:rPr>
              <w:t xml:space="preserve">de type </w:t>
            </w:r>
            <w:r w:rsidRPr="000F6592">
              <w:rPr>
                <w:shd w:val="clear" w:color="auto" w:fill="FFFFFF"/>
              </w:rPr>
              <w:t>RAG performantes et sécurisées</w:t>
            </w:r>
            <w:r>
              <w:rPr>
                <w:shd w:val="clear" w:color="auto" w:fill="FFFFFF"/>
              </w:rPr>
              <w:t xml:space="preserve"> afin de</w:t>
            </w:r>
            <w:r w:rsidRPr="00053B20">
              <w:rPr>
                <w:shd w:val="clear" w:color="auto" w:fill="FFFFFF"/>
              </w:rPr>
              <w:t xml:space="preserve"> </w:t>
            </w:r>
            <w:r w:rsidRPr="00CF6DC6">
              <w:rPr>
                <w:b/>
                <w:bCs/>
                <w:shd w:val="clear" w:color="auto" w:fill="FFFFFF"/>
              </w:rPr>
              <w:t>valoriser les connaissances</w:t>
            </w:r>
            <w:r w:rsidRPr="00053B20">
              <w:rPr>
                <w:shd w:val="clear" w:color="auto" w:fill="FFFFFF"/>
              </w:rPr>
              <w:t xml:space="preserve"> de l'entreprise, </w:t>
            </w:r>
            <w:r>
              <w:rPr>
                <w:shd w:val="clear" w:color="auto" w:fill="FFFFFF"/>
              </w:rPr>
              <w:t xml:space="preserve">améliorer </w:t>
            </w:r>
            <w:r w:rsidRPr="00053B20">
              <w:rPr>
                <w:shd w:val="clear" w:color="auto" w:fill="FFFFFF"/>
              </w:rPr>
              <w:t>la pertinence des réponses générées et réduire les risques d'hallucination.</w:t>
            </w:r>
            <w:r>
              <w:rPr>
                <w:shd w:val="clear" w:color="auto" w:fill="FFFFFF"/>
              </w:rPr>
              <w:t xml:space="preserve"> Notre démarche est découpée en 4 phases et ambitionne </w:t>
            </w:r>
            <w:r w:rsidRPr="00CF6DC6">
              <w:rPr>
                <w:b/>
                <w:bCs/>
                <w:shd w:val="clear" w:color="auto" w:fill="FFFFFF"/>
              </w:rPr>
              <w:t xml:space="preserve">de transformer le patrimoine documentaire </w:t>
            </w:r>
            <w:r w:rsidRPr="00053B20">
              <w:rPr>
                <w:shd w:val="clear" w:color="auto" w:fill="FFFFFF"/>
              </w:rPr>
              <w:t xml:space="preserve">du GTAR en un </w:t>
            </w:r>
            <w:r w:rsidRPr="00CF6DC6">
              <w:rPr>
                <w:b/>
                <w:bCs/>
                <w:shd w:val="clear" w:color="auto" w:fill="FFFFFF"/>
              </w:rPr>
              <w:t>actif évolutif et pérenne, exploitable</w:t>
            </w:r>
            <w:r w:rsidRPr="00053B20">
              <w:rPr>
                <w:shd w:val="clear" w:color="auto" w:fill="FFFFFF"/>
              </w:rPr>
              <w:t xml:space="preserve"> par les modèles </w:t>
            </w:r>
            <w:r>
              <w:rPr>
                <w:shd w:val="clear" w:color="auto" w:fill="FFFFFF"/>
              </w:rPr>
              <w:t xml:space="preserve">et </w:t>
            </w:r>
            <w:r w:rsidRPr="00CF6DC6">
              <w:rPr>
                <w:shd w:val="clear" w:color="auto" w:fill="FFFFFF"/>
              </w:rPr>
              <w:t>systèmes d'IA générative</w:t>
            </w:r>
            <w:r w:rsidRPr="00053B20">
              <w:rPr>
                <w:shd w:val="clear" w:color="auto" w:fill="FFFFFF"/>
              </w:rPr>
              <w:t>.</w:t>
            </w:r>
          </w:p>
          <w:p w14:paraId="775FC801" w14:textId="0DA75B57" w:rsidR="00970E5B" w:rsidRDefault="006E3AD2" w:rsidP="00CF6DC6">
            <w:pPr>
              <w:spacing w:after="200" w:line="276" w:lineRule="auto"/>
              <w:rPr>
                <w:shd w:val="clear" w:color="auto" w:fill="FFFFFF"/>
              </w:rPr>
            </w:pPr>
            <w:r w:rsidRPr="006E3AD2">
              <w:rPr>
                <w:noProof/>
                <w:shd w:val="clear" w:color="auto" w:fill="FFFFFF"/>
              </w:rPr>
              <w:drawing>
                <wp:inline distT="0" distB="0" distL="0" distR="0" wp14:anchorId="6867D4B2" wp14:editId="7257A46D">
                  <wp:extent cx="6551930" cy="713105"/>
                  <wp:effectExtent l="0" t="0" r="1270" b="0"/>
                  <wp:docPr id="200337718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377189" name=""/>
                          <pic:cNvPicPr/>
                        </pic:nvPicPr>
                        <pic:blipFill>
                          <a:blip r:embed="rId26"/>
                          <a:stretch>
                            <a:fillRect/>
                          </a:stretch>
                        </pic:blipFill>
                        <pic:spPr>
                          <a:xfrm>
                            <a:off x="0" y="0"/>
                            <a:ext cx="6551930" cy="713105"/>
                          </a:xfrm>
                          <a:prstGeom prst="rect">
                            <a:avLst/>
                          </a:prstGeom>
                        </pic:spPr>
                      </pic:pic>
                    </a:graphicData>
                  </a:graphic>
                </wp:inline>
              </w:drawing>
            </w:r>
          </w:p>
          <w:p w14:paraId="76F61B02" w14:textId="6FBC0E22" w:rsidR="006E2E56" w:rsidRDefault="00D917D4" w:rsidP="00D917D4">
            <w:pPr>
              <w:spacing w:after="200" w:line="276" w:lineRule="auto"/>
              <w:rPr>
                <w:shd w:val="clear" w:color="auto" w:fill="FFFFFF"/>
              </w:rPr>
            </w:pPr>
            <w:r>
              <w:rPr>
                <w:shd w:val="clear" w:color="auto" w:fill="FFFFFF"/>
              </w:rPr>
              <w:t>Notre dispositif</w:t>
            </w:r>
            <w:r w:rsidR="006E2E56">
              <w:rPr>
                <w:shd w:val="clear" w:color="auto" w:fill="FFFFFF"/>
              </w:rPr>
              <w:t xml:space="preserve"> </w:t>
            </w:r>
            <w:r>
              <w:rPr>
                <w:shd w:val="clear" w:color="auto" w:fill="FFFFFF"/>
              </w:rPr>
              <w:t xml:space="preserve">réalise </w:t>
            </w:r>
            <w:r w:rsidR="006E2E56">
              <w:rPr>
                <w:shd w:val="clear" w:color="auto" w:fill="FFFFFF"/>
              </w:rPr>
              <w:t>l’analyse de l’existant et décr</w:t>
            </w:r>
            <w:r>
              <w:rPr>
                <w:shd w:val="clear" w:color="auto" w:fill="FFFFFF"/>
              </w:rPr>
              <w:t>it</w:t>
            </w:r>
            <w:r w:rsidR="006E2E56">
              <w:rPr>
                <w:shd w:val="clear" w:color="auto" w:fill="FFFFFF"/>
              </w:rPr>
              <w:t xml:space="preserve"> la feuille de route d’évolution, de conception et d’optimisation des architectures RAG. </w:t>
            </w:r>
            <w:r>
              <w:rPr>
                <w:shd w:val="clear" w:color="auto" w:fill="FFFFFF"/>
              </w:rPr>
              <w:t xml:space="preserve">Elle </w:t>
            </w:r>
            <w:r w:rsidR="006E2E56">
              <w:rPr>
                <w:shd w:val="clear" w:color="auto" w:fill="FFFFFF"/>
              </w:rPr>
              <w:t>intègre l’identification et la qualification des sources documentaires, la définition des stratégies de chapitrages et d’indexation adaptées aux usages et aux volumes documentaires, le paramétrage des mécanismes de recherche sémantique et d’encapsulation (</w:t>
            </w:r>
            <w:r w:rsidR="006E2E56" w:rsidRPr="006E2E56">
              <w:rPr>
                <w:i/>
                <w:iCs/>
                <w:shd w:val="clear" w:color="auto" w:fill="FFFFFF"/>
              </w:rPr>
              <w:t>embedding</w:t>
            </w:r>
            <w:r w:rsidR="006E2E56">
              <w:rPr>
                <w:shd w:val="clear" w:color="auto" w:fill="FFFFFF"/>
              </w:rPr>
              <w:t>). Afin d’améliorer la pertinence des informations restituées, notre dispositif réalise une phase d’optimisation autant sur l</w:t>
            </w:r>
            <w:r w:rsidR="000D2701">
              <w:rPr>
                <w:shd w:val="clear" w:color="auto" w:fill="FFFFFF"/>
              </w:rPr>
              <w:t>’indexation et l</w:t>
            </w:r>
            <w:r w:rsidR="006E2E56">
              <w:rPr>
                <w:shd w:val="clear" w:color="auto" w:fill="FFFFFF"/>
              </w:rPr>
              <w:t>a recherche que de l’injection de contexte documentaire</w:t>
            </w:r>
            <w:r>
              <w:rPr>
                <w:shd w:val="clear" w:color="auto" w:fill="FFFFFF"/>
              </w:rPr>
              <w:t xml:space="preserve"> avec une </w:t>
            </w:r>
            <w:r w:rsidR="006E2E56">
              <w:rPr>
                <w:shd w:val="clear" w:color="auto" w:fill="FFFFFF"/>
              </w:rPr>
              <w:t>orient</w:t>
            </w:r>
            <w:r>
              <w:rPr>
                <w:shd w:val="clear" w:color="auto" w:fill="FFFFFF"/>
              </w:rPr>
              <w:t>ation</w:t>
            </w:r>
            <w:r w:rsidR="006E2E56">
              <w:rPr>
                <w:shd w:val="clear" w:color="auto" w:fill="FFFFFF"/>
              </w:rPr>
              <w:t xml:space="preserve"> valorisation et enrichissement des connaissances</w:t>
            </w:r>
            <w:r>
              <w:rPr>
                <w:shd w:val="clear" w:color="auto" w:fill="FFFFFF"/>
              </w:rPr>
              <w:t>.</w:t>
            </w:r>
            <w:r w:rsidR="005C2ABB">
              <w:rPr>
                <w:shd w:val="clear" w:color="auto" w:fill="FFFFFF"/>
              </w:rPr>
              <w:t xml:space="preserve"> Notre dispositif s’appuie sur l’état de l’art pour mettre en œuvre les meilleures pratiques (base vectorielle, </w:t>
            </w:r>
            <w:r w:rsidR="00325769">
              <w:rPr>
                <w:shd w:val="clear" w:color="auto" w:fill="FFFFFF"/>
              </w:rPr>
              <w:t xml:space="preserve">RAG, </w:t>
            </w:r>
            <w:commentRangeStart w:id="24"/>
            <w:r w:rsidR="00325769">
              <w:rPr>
                <w:shd w:val="clear" w:color="auto" w:fill="FFFFFF"/>
              </w:rPr>
              <w:t>graph</w:t>
            </w:r>
            <w:r w:rsidR="008534EC">
              <w:rPr>
                <w:shd w:val="clear" w:color="auto" w:fill="FFFFFF"/>
              </w:rPr>
              <w:t>RAG</w:t>
            </w:r>
            <w:commentRangeEnd w:id="24"/>
            <w:r w:rsidR="007C17DD">
              <w:rPr>
                <w:rStyle w:val="Marquedecommentaire"/>
                <w:sz w:val="20"/>
                <w:szCs w:val="20"/>
                <w:shd w:val="clear" w:color="auto" w:fill="FFFFFF"/>
              </w:rPr>
              <w:commentReference w:id="24"/>
            </w:r>
            <w:r w:rsidR="00325769">
              <w:rPr>
                <w:shd w:val="clear" w:color="auto" w:fill="FFFFFF"/>
              </w:rPr>
              <w:t>…).</w:t>
            </w:r>
          </w:p>
          <w:p w14:paraId="0CBBF5BE" w14:textId="76F92F6A" w:rsidR="00D917D4" w:rsidRDefault="00AD160F" w:rsidP="00674333">
            <w:pPr>
              <w:tabs>
                <w:tab w:val="num" w:pos="720"/>
              </w:tabs>
              <w:spacing w:after="200" w:line="276" w:lineRule="auto"/>
              <w:rPr>
                <w:shd w:val="clear" w:color="auto" w:fill="FFFFFF"/>
              </w:rPr>
            </w:pPr>
            <w:r>
              <w:rPr>
                <w:shd w:val="clear" w:color="auto" w:fill="FFFFFF"/>
              </w:rPr>
              <w:t xml:space="preserve">Notre dispositif fournit les procédures permettant de structurer </w:t>
            </w:r>
            <w:r w:rsidR="00D917D4" w:rsidRPr="00D917D4">
              <w:rPr>
                <w:shd w:val="clear" w:color="auto" w:fill="FFFFFF"/>
              </w:rPr>
              <w:t>les connaissances selon les usages du GTAR</w:t>
            </w:r>
            <w:r>
              <w:rPr>
                <w:shd w:val="clear" w:color="auto" w:fill="FFFFFF"/>
              </w:rPr>
              <w:t xml:space="preserve"> et d’alimenter </w:t>
            </w:r>
            <w:r w:rsidR="00D917D4" w:rsidRPr="00D917D4">
              <w:rPr>
                <w:shd w:val="clear" w:color="auto" w:fill="FFFFFF"/>
              </w:rPr>
              <w:t>les référentiels métier, glossaires et métadonnées nécessaires</w:t>
            </w:r>
            <w:r>
              <w:rPr>
                <w:shd w:val="clear" w:color="auto" w:fill="FFFFFF"/>
              </w:rPr>
              <w:t xml:space="preserve"> avec l’ambition d’a</w:t>
            </w:r>
            <w:r w:rsidR="00D917D4" w:rsidRPr="00D917D4">
              <w:rPr>
                <w:shd w:val="clear" w:color="auto" w:fill="FFFFFF"/>
              </w:rPr>
              <w:t>méliorer la qualité et la cohérence des informations mises à disposition des modèles.</w:t>
            </w:r>
            <w:r w:rsidR="00674333">
              <w:rPr>
                <w:shd w:val="clear" w:color="auto" w:fill="FFFFFF"/>
              </w:rPr>
              <w:t xml:space="preserve"> </w:t>
            </w:r>
            <w:r>
              <w:rPr>
                <w:shd w:val="clear" w:color="auto" w:fill="FFFFFF"/>
              </w:rPr>
              <w:t xml:space="preserve">Pour pérenniser les performances, notre dispositif met en place </w:t>
            </w:r>
            <w:r w:rsidR="00C25FB3">
              <w:rPr>
                <w:shd w:val="clear" w:color="auto" w:fill="FFFFFF"/>
              </w:rPr>
              <w:t xml:space="preserve">un plan d’amélioration de la qualité via </w:t>
            </w:r>
            <w:r w:rsidR="00436E86">
              <w:rPr>
                <w:shd w:val="clear" w:color="auto" w:fill="FFFFFF"/>
              </w:rPr>
              <w:t>des</w:t>
            </w:r>
            <w:r>
              <w:rPr>
                <w:shd w:val="clear" w:color="auto" w:fill="FFFFFF"/>
              </w:rPr>
              <w:t xml:space="preserve"> processus d’audit </w:t>
            </w:r>
            <w:r w:rsidR="00436E86">
              <w:rPr>
                <w:shd w:val="clear" w:color="auto" w:fill="FFFFFF"/>
              </w:rPr>
              <w:t>de qualité, de rationalisation des informations (exploitabilité, unicité, véracité, fraîcheur, cohérence, confidentialité, sensibilité…) et de supervision (indicateurs de qualité et de couverture documentaire)</w:t>
            </w:r>
            <w:r w:rsidR="00D917D4" w:rsidRPr="00D917D4">
              <w:rPr>
                <w:shd w:val="clear" w:color="auto" w:fill="FFFFFF"/>
              </w:rPr>
              <w:t>.</w:t>
            </w:r>
          </w:p>
          <w:p w14:paraId="06FC169A" w14:textId="77777777" w:rsidR="00BF48A2" w:rsidRDefault="00436E86" w:rsidP="00BF48A2">
            <w:pPr>
              <w:spacing w:after="200" w:line="276" w:lineRule="auto"/>
              <w:rPr>
                <w:shd w:val="clear" w:color="auto" w:fill="FFFFFF"/>
              </w:rPr>
            </w:pPr>
            <w:r>
              <w:rPr>
                <w:shd w:val="clear" w:color="auto" w:fill="FFFFFF"/>
              </w:rPr>
              <w:t>Enfin, notre dispositif met en place une supervision afin de mesurer l’efficacité de la solution, la pertinence des documents cités ou exploités, l’exactitude et la complétude des réponses produites</w:t>
            </w:r>
            <w:r w:rsidR="00037F65">
              <w:rPr>
                <w:shd w:val="clear" w:color="auto" w:fill="FFFFFF"/>
              </w:rPr>
              <w:t>, l’identification</w:t>
            </w:r>
            <w:r>
              <w:rPr>
                <w:shd w:val="clear" w:color="auto" w:fill="FFFFFF"/>
              </w:rPr>
              <w:t xml:space="preserve"> </w:t>
            </w:r>
            <w:r w:rsidR="00037F65">
              <w:rPr>
                <w:shd w:val="clear" w:color="auto" w:fill="FFFFFF"/>
              </w:rPr>
              <w:t>d</w:t>
            </w:r>
            <w:r>
              <w:rPr>
                <w:shd w:val="clear" w:color="auto" w:fill="FFFFFF"/>
              </w:rPr>
              <w:t>e zones grises ou noires (contexte documentaire partiel, faible ou inexistant)</w:t>
            </w:r>
            <w:r w:rsidR="00037F65">
              <w:rPr>
                <w:shd w:val="clear" w:color="auto" w:fill="FFFFFF"/>
              </w:rPr>
              <w:t xml:space="preserve"> et l’état de santé du patrimoine documentaire</w:t>
            </w:r>
            <w:r>
              <w:rPr>
                <w:shd w:val="clear" w:color="auto" w:fill="FFFFFF"/>
              </w:rPr>
              <w:t>.</w:t>
            </w:r>
            <w:r w:rsidR="00037F65">
              <w:rPr>
                <w:shd w:val="clear" w:color="auto" w:fill="FFFFFF"/>
              </w:rPr>
              <w:t xml:space="preserve"> </w:t>
            </w:r>
          </w:p>
          <w:p w14:paraId="56304F19" w14:textId="0F83958D" w:rsidR="003331FF" w:rsidRPr="00C25FB3" w:rsidRDefault="00037F65" w:rsidP="00BF48A2">
            <w:pPr>
              <w:spacing w:after="200" w:line="276" w:lineRule="auto"/>
              <w:rPr>
                <w:shd w:val="clear" w:color="auto" w:fill="FFFFFF"/>
              </w:rPr>
            </w:pPr>
            <w:r>
              <w:rPr>
                <w:shd w:val="clear" w:color="auto" w:fill="FFFFFF"/>
              </w:rPr>
              <w:t>Notre dispositif élabore et maintient u</w:t>
            </w:r>
            <w:r w:rsidR="00C25FB3">
              <w:rPr>
                <w:shd w:val="clear" w:color="auto" w:fill="FFFFFF"/>
              </w:rPr>
              <w:t>n ensemble de scénarios</w:t>
            </w:r>
            <w:r w:rsidR="00E42D49">
              <w:rPr>
                <w:shd w:val="clear" w:color="auto" w:fill="FFFFFF"/>
              </w:rPr>
              <w:t xml:space="preserve"> et jeux de tests </w:t>
            </w:r>
            <w:r w:rsidR="009D5F93">
              <w:rPr>
                <w:shd w:val="clear" w:color="auto" w:fill="FFFFFF"/>
              </w:rPr>
              <w:t>pour</w:t>
            </w:r>
            <w:r w:rsidR="00C25FB3">
              <w:rPr>
                <w:shd w:val="clear" w:color="auto" w:fill="FFFFFF"/>
              </w:rPr>
              <w:t xml:space="preserve"> </w:t>
            </w:r>
            <w:r w:rsidR="008534EC">
              <w:rPr>
                <w:shd w:val="clear" w:color="auto" w:fill="FFFFFF"/>
              </w:rPr>
              <w:t xml:space="preserve">mesurer </w:t>
            </w:r>
            <w:r w:rsidR="00BF48A2" w:rsidRPr="008534EC">
              <w:rPr>
                <w:shd w:val="clear" w:color="auto" w:fill="FFFFFF"/>
              </w:rPr>
              <w:t>le taux de couverture documentaire, la pertinence des documents remontés et la qualité des réponses générées.</w:t>
            </w:r>
            <w:r w:rsidR="00BF48A2">
              <w:rPr>
                <w:shd w:val="clear" w:color="auto" w:fill="FFFFFF"/>
              </w:rPr>
              <w:t xml:space="preserve"> Yélé Consulting</w:t>
            </w:r>
            <w:r w:rsidR="00A57C4A">
              <w:rPr>
                <w:shd w:val="clear" w:color="auto" w:fill="FFFFFF"/>
              </w:rPr>
              <w:t xml:space="preserve"> réalise les analyses pour procéder aux </w:t>
            </w:r>
            <w:r w:rsidR="00C25FB3">
              <w:rPr>
                <w:shd w:val="clear" w:color="auto" w:fill="FFFFFF"/>
              </w:rPr>
              <w:t xml:space="preserve">évolutions et </w:t>
            </w:r>
            <w:r w:rsidR="00A57C4A">
              <w:rPr>
                <w:shd w:val="clear" w:color="auto" w:fill="FFFFFF"/>
              </w:rPr>
              <w:t>à la</w:t>
            </w:r>
            <w:r w:rsidR="00C25FB3">
              <w:rPr>
                <w:shd w:val="clear" w:color="auto" w:fill="FFFFFF"/>
              </w:rPr>
              <w:t xml:space="preserve"> maintenance.</w:t>
            </w:r>
            <w:r w:rsidR="008534EC">
              <w:rPr>
                <w:shd w:val="clear" w:color="auto" w:fill="FFFFFF"/>
              </w:rPr>
              <w:t xml:space="preserve"> </w:t>
            </w:r>
          </w:p>
        </w:tc>
      </w:tr>
      <w:tr w:rsidR="003331FF" w:rsidRPr="000F6592" w14:paraId="23CE3403" w14:textId="77777777" w:rsidTr="00234E1A">
        <w:trPr>
          <w:trHeight w:val="300"/>
        </w:trPr>
        <w:tc>
          <w:tcPr>
            <w:tcW w:w="3399" w:type="dxa"/>
            <w:gridSpan w:val="2"/>
            <w:tcBorders>
              <w:top w:val="single" w:sz="8" w:space="0" w:color="001A70"/>
              <w:left w:val="single" w:sz="8" w:space="0" w:color="001A70"/>
              <w:bottom w:val="single" w:sz="8" w:space="0" w:color="001A70"/>
              <w:right w:val="single" w:sz="8" w:space="0" w:color="001A70"/>
            </w:tcBorders>
            <w:shd w:val="clear" w:color="auto" w:fill="C5EFFF" w:themeFill="accent1" w:themeFillTint="33"/>
            <w:tcMar>
              <w:left w:w="108" w:type="dxa"/>
              <w:right w:w="108" w:type="dxa"/>
            </w:tcMar>
            <w:vAlign w:val="center"/>
          </w:tcPr>
          <w:p w14:paraId="3092112E" w14:textId="77777777" w:rsidR="003331FF" w:rsidRPr="000F6592" w:rsidRDefault="003331FF" w:rsidP="00234E1A">
            <w:pPr>
              <w:spacing w:before="60" w:line="276" w:lineRule="auto"/>
            </w:pPr>
            <w:r w:rsidRPr="000F6592">
              <w:rPr>
                <w:rFonts w:eastAsia="Arial" w:cs="Arial"/>
                <w:i/>
                <w:iCs/>
                <w:color w:val="818181"/>
                <w:sz w:val="16"/>
                <w:szCs w:val="16"/>
              </w:rPr>
              <w:t>Livrable (s) :</w:t>
            </w:r>
          </w:p>
          <w:p w14:paraId="6EA9E075" w14:textId="77777777" w:rsidR="003331FF" w:rsidRPr="000F6592" w:rsidRDefault="003331FF">
            <w:pPr>
              <w:pStyle w:val="Paragraphedeliste"/>
              <w:numPr>
                <w:ilvl w:val="0"/>
                <w:numId w:val="5"/>
              </w:numPr>
              <w:spacing w:after="200"/>
              <w:ind w:left="284"/>
              <w:rPr>
                <w:rFonts w:cs="Arial"/>
              </w:rPr>
            </w:pPr>
            <w:r w:rsidRPr="000F6592">
              <w:rPr>
                <w:rFonts w:eastAsia="Arial" w:cs="Arial"/>
                <w:color w:val="000000"/>
              </w:rPr>
              <w:t>Stratégies techniques et de données</w:t>
            </w:r>
          </w:p>
          <w:p w14:paraId="0614E50A" w14:textId="77777777" w:rsidR="003331FF" w:rsidRPr="000F6592" w:rsidRDefault="003331FF">
            <w:pPr>
              <w:pStyle w:val="Paragraphedeliste"/>
              <w:numPr>
                <w:ilvl w:val="0"/>
                <w:numId w:val="5"/>
              </w:numPr>
              <w:spacing w:after="200"/>
              <w:ind w:left="284"/>
              <w:rPr>
                <w:color w:val="auto"/>
              </w:rPr>
            </w:pPr>
            <w:r w:rsidRPr="000F6592">
              <w:rPr>
                <w:rFonts w:cs="Arial"/>
                <w:color w:val="auto"/>
              </w:rPr>
              <w:t>Audit de qualité des données de la base de connaissance et des réponses générées</w:t>
            </w:r>
          </w:p>
        </w:tc>
        <w:tc>
          <w:tcPr>
            <w:tcW w:w="2908" w:type="dxa"/>
            <w:tcBorders>
              <w:top w:val="nil"/>
              <w:left w:val="nil"/>
              <w:bottom w:val="single" w:sz="8" w:space="0" w:color="001A70"/>
              <w:right w:val="single" w:sz="8" w:space="0" w:color="001A70"/>
            </w:tcBorders>
            <w:shd w:val="clear" w:color="auto" w:fill="C5EFFF" w:themeFill="accent1" w:themeFillTint="33"/>
            <w:tcMar>
              <w:left w:w="108" w:type="dxa"/>
              <w:right w:w="108" w:type="dxa"/>
            </w:tcMar>
          </w:tcPr>
          <w:p w14:paraId="6AA35FE9" w14:textId="77777777" w:rsidR="003331FF" w:rsidRPr="000F6592" w:rsidRDefault="003331FF" w:rsidP="00234E1A">
            <w:pPr>
              <w:spacing w:before="60" w:line="276" w:lineRule="auto"/>
            </w:pPr>
            <w:r w:rsidRPr="000F6592">
              <w:rPr>
                <w:rFonts w:eastAsia="Arial" w:cs="Arial"/>
                <w:i/>
                <w:iCs/>
                <w:color w:val="818181"/>
                <w:sz w:val="16"/>
                <w:szCs w:val="16"/>
              </w:rPr>
              <w:t>Contrôle de l’atteinte des résultats :</w:t>
            </w:r>
          </w:p>
          <w:p w14:paraId="18A35F17" w14:textId="77777777" w:rsidR="003331FF" w:rsidRPr="000F6592" w:rsidRDefault="003331FF" w:rsidP="00234E1A">
            <w:pPr>
              <w:spacing w:after="200"/>
            </w:pPr>
            <w:r w:rsidRPr="000F6592">
              <w:rPr>
                <w:rFonts w:eastAsia="Arial" w:cs="Arial"/>
                <w:color w:val="000000"/>
              </w:rPr>
              <w:t>Performances améliorées de l’outil interne</w:t>
            </w:r>
          </w:p>
        </w:tc>
        <w:tc>
          <w:tcPr>
            <w:tcW w:w="4149" w:type="dxa"/>
            <w:tcBorders>
              <w:top w:val="nil"/>
              <w:left w:val="single" w:sz="8" w:space="0" w:color="001A70"/>
              <w:bottom w:val="single" w:sz="8" w:space="0" w:color="001A70"/>
              <w:right w:val="single" w:sz="8" w:space="0" w:color="001A70"/>
            </w:tcBorders>
            <w:shd w:val="clear" w:color="auto" w:fill="C5EFFF" w:themeFill="accent1" w:themeFillTint="33"/>
            <w:tcMar>
              <w:left w:w="108" w:type="dxa"/>
              <w:right w:w="108" w:type="dxa"/>
            </w:tcMar>
          </w:tcPr>
          <w:p w14:paraId="4E83A8FB" w14:textId="77777777" w:rsidR="003331FF" w:rsidRPr="000F6592" w:rsidRDefault="003331FF" w:rsidP="00234E1A">
            <w:pPr>
              <w:spacing w:before="60" w:line="276" w:lineRule="auto"/>
              <w:rPr>
                <w:rFonts w:ascii="Arial" w:eastAsia="Arial" w:hAnsi="Arial" w:cs="Arial"/>
                <w:color w:val="auto"/>
                <w:sz w:val="16"/>
                <w:szCs w:val="16"/>
              </w:rPr>
            </w:pPr>
            <w:r w:rsidRPr="000F6592">
              <w:rPr>
                <w:rFonts w:ascii="Arial" w:eastAsia="Arial" w:hAnsi="Arial" w:cs="Arial"/>
                <w:i/>
                <w:iCs/>
                <w:color w:val="auto"/>
                <w:sz w:val="16"/>
                <w:szCs w:val="16"/>
              </w:rPr>
              <w:t>Niveau de service à atteindre et pénalité associée :</w:t>
            </w:r>
          </w:p>
          <w:p w14:paraId="2BF684CB" w14:textId="77777777" w:rsidR="003331FF" w:rsidRPr="000F6592" w:rsidRDefault="003331FF">
            <w:pPr>
              <w:pStyle w:val="Paragraphedeliste"/>
              <w:numPr>
                <w:ilvl w:val="0"/>
                <w:numId w:val="4"/>
              </w:numPr>
              <w:spacing w:before="60" w:after="60"/>
              <w:ind w:left="488"/>
              <w:rPr>
                <w:rFonts w:ascii="Arial" w:eastAsia="Arial" w:hAnsi="Arial" w:cs="Arial"/>
                <w:color w:val="auto"/>
                <w:sz w:val="16"/>
                <w:szCs w:val="16"/>
              </w:rPr>
            </w:pPr>
            <w:r w:rsidRPr="000F6592">
              <w:rPr>
                <w:rFonts w:ascii="Arial" w:eastAsia="Arial" w:hAnsi="Arial" w:cs="Arial"/>
                <w:i/>
                <w:iCs/>
                <w:color w:val="auto"/>
                <w:sz w:val="16"/>
                <w:szCs w:val="16"/>
              </w:rPr>
              <w:t>Aucun retard sur la livraison initiale</w:t>
            </w:r>
          </w:p>
          <w:p w14:paraId="2B5130E5" w14:textId="77777777" w:rsidR="003331FF" w:rsidRPr="000F6592" w:rsidRDefault="003331FF">
            <w:pPr>
              <w:pStyle w:val="Paragraphedeliste"/>
              <w:numPr>
                <w:ilvl w:val="0"/>
                <w:numId w:val="4"/>
              </w:numPr>
              <w:spacing w:before="60" w:after="60"/>
              <w:ind w:left="488"/>
              <w:rPr>
                <w:rFonts w:ascii="Arial" w:eastAsia="Arial" w:hAnsi="Arial" w:cs="Arial"/>
                <w:color w:val="auto"/>
                <w:sz w:val="16"/>
                <w:szCs w:val="16"/>
              </w:rPr>
            </w:pPr>
            <w:r w:rsidRPr="000F6592">
              <w:rPr>
                <w:rFonts w:ascii="Arial" w:eastAsia="Arial" w:hAnsi="Arial" w:cs="Arial"/>
                <w:i/>
                <w:iCs/>
                <w:color w:val="auto"/>
                <w:sz w:val="16"/>
                <w:szCs w:val="16"/>
              </w:rPr>
              <w:t>100 euros HT par livrable non fourni</w:t>
            </w:r>
          </w:p>
          <w:p w14:paraId="64CD902A" w14:textId="77777777" w:rsidR="003331FF" w:rsidRPr="000F6592" w:rsidRDefault="003331FF" w:rsidP="00234E1A">
            <w:pPr>
              <w:spacing w:before="60" w:line="276" w:lineRule="auto"/>
              <w:rPr>
                <w:rFonts w:eastAsia="Arial" w:cs="Arial"/>
                <w:i/>
                <w:iCs/>
                <w:color w:val="818181"/>
                <w:sz w:val="16"/>
                <w:szCs w:val="16"/>
              </w:rPr>
            </w:pPr>
          </w:p>
          <w:p w14:paraId="3D208655" w14:textId="77777777" w:rsidR="003331FF" w:rsidRPr="000F6592" w:rsidRDefault="003331FF" w:rsidP="00234E1A">
            <w:pPr>
              <w:pStyle w:val="Sansinterligne"/>
              <w:jc w:val="center"/>
              <w:rPr>
                <w:rFonts w:ascii="Enedis" w:hAnsi="Enedis"/>
              </w:rPr>
            </w:pPr>
          </w:p>
        </w:tc>
      </w:tr>
    </w:tbl>
    <w:p w14:paraId="38AE155B" w14:textId="77777777" w:rsidR="003331FF" w:rsidRPr="000F6592" w:rsidRDefault="003331FF" w:rsidP="003331FF"/>
    <w:p w14:paraId="09761BBA" w14:textId="77777777" w:rsidR="003331FF" w:rsidRPr="000F6592" w:rsidRDefault="003331FF" w:rsidP="003331FF"/>
    <w:p w14:paraId="4518FF71" w14:textId="77777777" w:rsidR="00F11DEE" w:rsidRDefault="00F11DEE">
      <w:r>
        <w:br w:type="page"/>
      </w:r>
    </w:p>
    <w:tbl>
      <w:tblPr>
        <w:tblStyle w:val="Grilledutableau"/>
        <w:tblW w:w="0" w:type="auto"/>
        <w:tblLook w:val="04A0" w:firstRow="1" w:lastRow="0" w:firstColumn="1" w:lastColumn="0" w:noHBand="0" w:noVBand="1"/>
      </w:tblPr>
      <w:tblGrid>
        <w:gridCol w:w="1801"/>
        <w:gridCol w:w="1332"/>
        <w:gridCol w:w="3259"/>
        <w:gridCol w:w="4142"/>
      </w:tblGrid>
      <w:tr w:rsidR="003331FF" w:rsidRPr="000F6592" w14:paraId="59C46B36" w14:textId="77777777" w:rsidTr="00234E1A">
        <w:trPr>
          <w:trHeight w:val="420"/>
        </w:trPr>
        <w:tc>
          <w:tcPr>
            <w:tcW w:w="1657" w:type="dxa"/>
            <w:tcBorders>
              <w:top w:val="single" w:sz="8" w:space="0" w:color="001A70"/>
              <w:left w:val="single" w:sz="8" w:space="0" w:color="001A70"/>
              <w:bottom w:val="single" w:sz="8" w:space="0" w:color="001A70"/>
              <w:right w:val="single" w:sz="8" w:space="0" w:color="001A70"/>
            </w:tcBorders>
            <w:shd w:val="clear" w:color="auto" w:fill="C5EFFF" w:themeFill="accent1" w:themeFillTint="33"/>
            <w:tcMar>
              <w:left w:w="108" w:type="dxa"/>
              <w:right w:w="108" w:type="dxa"/>
            </w:tcMar>
            <w:vAlign w:val="center"/>
          </w:tcPr>
          <w:p w14:paraId="131275FB" w14:textId="29232A42" w:rsidR="003331FF" w:rsidRPr="000F6592" w:rsidRDefault="003331FF" w:rsidP="00234E1A">
            <w:r w:rsidRPr="000F6592">
              <w:rPr>
                <w:rFonts w:eastAsia="Enedis" w:cs="Enedis"/>
                <w:b/>
                <w:bCs/>
                <w:color w:val="000000"/>
              </w:rPr>
              <w:lastRenderedPageBreak/>
              <w:t>TECH-5</w:t>
            </w:r>
          </w:p>
        </w:tc>
        <w:tc>
          <w:tcPr>
            <w:tcW w:w="8799" w:type="dxa"/>
            <w:gridSpan w:val="3"/>
            <w:tcBorders>
              <w:top w:val="single" w:sz="8" w:space="0" w:color="001A70"/>
              <w:left w:val="single" w:sz="8" w:space="0" w:color="001A70"/>
              <w:bottom w:val="single" w:sz="8" w:space="0" w:color="001A70"/>
              <w:right w:val="single" w:sz="8" w:space="0" w:color="001A70"/>
            </w:tcBorders>
            <w:shd w:val="clear" w:color="auto" w:fill="C5EFFF" w:themeFill="accent1" w:themeFillTint="33"/>
            <w:tcMar>
              <w:left w:w="108" w:type="dxa"/>
              <w:right w:w="108" w:type="dxa"/>
            </w:tcMar>
            <w:vAlign w:val="center"/>
          </w:tcPr>
          <w:p w14:paraId="4644D5A1" w14:textId="77777777" w:rsidR="003331FF" w:rsidRPr="000F6592" w:rsidRDefault="003331FF" w:rsidP="00234E1A">
            <w:commentRangeStart w:id="25"/>
            <w:r w:rsidRPr="000F6592">
              <w:rPr>
                <w:rFonts w:eastAsia="Enedis" w:cs="Enedis"/>
                <w:b/>
                <w:bCs/>
                <w:color w:val="000000"/>
              </w:rPr>
              <w:t>Référencer et documenter les cas d’usages pour garantir la conformité avec la réglementation</w:t>
            </w:r>
            <w:commentRangeEnd w:id="25"/>
            <w:r w:rsidR="00BC4649" w:rsidRPr="000F6592">
              <w:rPr>
                <w:rStyle w:val="Marquedecommentaire"/>
                <w:sz w:val="20"/>
                <w:szCs w:val="20"/>
              </w:rPr>
              <w:commentReference w:id="25"/>
            </w:r>
          </w:p>
        </w:tc>
      </w:tr>
      <w:tr w:rsidR="003331FF" w:rsidRPr="000F6592" w14:paraId="047C34E4" w14:textId="77777777" w:rsidTr="00234E1A">
        <w:trPr>
          <w:trHeight w:val="300"/>
        </w:trPr>
        <w:tc>
          <w:tcPr>
            <w:tcW w:w="10456" w:type="dxa"/>
            <w:gridSpan w:val="4"/>
            <w:tcBorders>
              <w:top w:val="single" w:sz="8" w:space="0" w:color="001A70"/>
              <w:left w:val="single" w:sz="8" w:space="0" w:color="001A70"/>
              <w:bottom w:val="single" w:sz="8" w:space="0" w:color="001A70"/>
              <w:right w:val="single" w:sz="8" w:space="0" w:color="001A70"/>
            </w:tcBorders>
            <w:tcMar>
              <w:left w:w="108" w:type="dxa"/>
              <w:right w:w="108" w:type="dxa"/>
            </w:tcMar>
          </w:tcPr>
          <w:p w14:paraId="1EA9EC04" w14:textId="33344AFA" w:rsidR="00256677" w:rsidRDefault="00256677" w:rsidP="00256677">
            <w:pPr>
              <w:spacing w:after="200" w:line="276" w:lineRule="auto"/>
              <w:rPr>
                <w:shd w:val="clear" w:color="auto" w:fill="FFFFFF"/>
              </w:rPr>
            </w:pPr>
            <w:r w:rsidRPr="000F6592">
              <w:rPr>
                <w:shd w:val="clear" w:color="auto" w:fill="FFFFFF"/>
              </w:rPr>
              <w:t xml:space="preserve">Yélé Consulting </w:t>
            </w:r>
            <w:r w:rsidR="00F11DEE">
              <w:rPr>
                <w:shd w:val="clear" w:color="auto" w:fill="FFFFFF"/>
              </w:rPr>
              <w:t>accompagne le GTAR dans</w:t>
            </w:r>
            <w:r w:rsidRPr="000F6592">
              <w:rPr>
                <w:shd w:val="clear" w:color="auto" w:fill="FFFFFF"/>
              </w:rPr>
              <w:t xml:space="preserve"> </w:t>
            </w:r>
            <w:r w:rsidR="00F11DEE">
              <w:rPr>
                <w:shd w:val="clear" w:color="auto" w:fill="FFFFFF"/>
              </w:rPr>
              <w:t>la mise en</w:t>
            </w:r>
            <w:r w:rsidRPr="000F6592">
              <w:rPr>
                <w:shd w:val="clear" w:color="auto" w:fill="FFFFFF"/>
              </w:rPr>
              <w:t xml:space="preserve"> place </w:t>
            </w:r>
            <w:r w:rsidR="00F11DEE">
              <w:rPr>
                <w:shd w:val="clear" w:color="auto" w:fill="FFFFFF"/>
              </w:rPr>
              <w:t>d’</w:t>
            </w:r>
            <w:r w:rsidRPr="000F6592">
              <w:rPr>
                <w:shd w:val="clear" w:color="auto" w:fill="FFFFFF"/>
              </w:rPr>
              <w:t xml:space="preserve">une démarche de gouvernance des usages </w:t>
            </w:r>
            <w:r w:rsidR="00C25FB3">
              <w:rPr>
                <w:shd w:val="clear" w:color="auto" w:fill="FFFFFF"/>
              </w:rPr>
              <w:t>de l’</w:t>
            </w:r>
            <w:r w:rsidRPr="000F6592">
              <w:rPr>
                <w:shd w:val="clear" w:color="auto" w:fill="FFFFFF"/>
              </w:rPr>
              <w:t xml:space="preserve">IA </w:t>
            </w:r>
            <w:r w:rsidR="00F11DEE">
              <w:rPr>
                <w:shd w:val="clear" w:color="auto" w:fill="FFFFFF"/>
              </w:rPr>
              <w:t>permettant d’</w:t>
            </w:r>
            <w:r w:rsidRPr="000F6592">
              <w:rPr>
                <w:shd w:val="clear" w:color="auto" w:fill="FFFFFF"/>
              </w:rPr>
              <w:t>assurer la traçabilité, la maîtrise des risques</w:t>
            </w:r>
            <w:r w:rsidR="00C25FB3">
              <w:rPr>
                <w:shd w:val="clear" w:color="auto" w:fill="FFFFFF"/>
              </w:rPr>
              <w:t>,</w:t>
            </w:r>
            <w:r w:rsidRPr="000F6592">
              <w:rPr>
                <w:shd w:val="clear" w:color="auto" w:fill="FFFFFF"/>
              </w:rPr>
              <w:t xml:space="preserve"> la conformité réglementaire</w:t>
            </w:r>
            <w:r w:rsidR="00C25FB3">
              <w:rPr>
                <w:shd w:val="clear" w:color="auto" w:fill="FFFFFF"/>
              </w:rPr>
              <w:t xml:space="preserve"> et l’alignement avec les exigences et règles internes à Enedis</w:t>
            </w:r>
            <w:r w:rsidRPr="000F6592">
              <w:rPr>
                <w:shd w:val="clear" w:color="auto" w:fill="FFFFFF"/>
              </w:rPr>
              <w:t xml:space="preserve">. </w:t>
            </w:r>
            <w:r w:rsidR="00C25FB3">
              <w:rPr>
                <w:shd w:val="clear" w:color="auto" w:fill="FFFFFF"/>
              </w:rPr>
              <w:t xml:space="preserve">Notre approche garantit </w:t>
            </w:r>
            <w:r w:rsidR="00505A7B">
              <w:rPr>
                <w:shd w:val="clear" w:color="auto" w:fill="FFFFFF"/>
              </w:rPr>
              <w:t xml:space="preserve">la mise en place </w:t>
            </w:r>
            <w:r w:rsidR="00505A7B">
              <w:t xml:space="preserve">d'une démarche pérenne de pilotage de la conformité des usages IA et </w:t>
            </w:r>
            <w:r w:rsidR="00C25FB3">
              <w:rPr>
                <w:shd w:val="clear" w:color="auto" w:fill="FFFFFF"/>
              </w:rPr>
              <w:t>que chaque cas d’usage IA soit tracé, évalué, documenté et exploité dans le cadre coconstruit avec le GTAR</w:t>
            </w:r>
            <w:r w:rsidR="00505A7B">
              <w:rPr>
                <w:shd w:val="clear" w:color="auto" w:fill="FFFFFF"/>
              </w:rPr>
              <w:t>.</w:t>
            </w:r>
          </w:p>
          <w:p w14:paraId="4197A3DD" w14:textId="6726F58D" w:rsidR="00415B25" w:rsidRDefault="00212775" w:rsidP="00256677">
            <w:pPr>
              <w:spacing w:after="200" w:line="276" w:lineRule="auto"/>
              <w:rPr>
                <w:shd w:val="clear" w:color="auto" w:fill="FFFFFF"/>
              </w:rPr>
            </w:pPr>
            <w:r w:rsidRPr="00212775">
              <w:rPr>
                <w:noProof/>
                <w:shd w:val="clear" w:color="auto" w:fill="FFFFFF"/>
              </w:rPr>
              <w:drawing>
                <wp:inline distT="0" distB="0" distL="0" distR="0" wp14:anchorId="5CA71C34" wp14:editId="11F1EC02">
                  <wp:extent cx="6551930" cy="807720"/>
                  <wp:effectExtent l="0" t="0" r="1270" b="0"/>
                  <wp:docPr id="58251751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517511" name=""/>
                          <pic:cNvPicPr/>
                        </pic:nvPicPr>
                        <pic:blipFill>
                          <a:blip r:embed="rId27"/>
                          <a:stretch>
                            <a:fillRect/>
                          </a:stretch>
                        </pic:blipFill>
                        <pic:spPr>
                          <a:xfrm>
                            <a:off x="0" y="0"/>
                            <a:ext cx="6551930" cy="807720"/>
                          </a:xfrm>
                          <a:prstGeom prst="rect">
                            <a:avLst/>
                          </a:prstGeom>
                        </pic:spPr>
                      </pic:pic>
                    </a:graphicData>
                  </a:graphic>
                </wp:inline>
              </w:drawing>
            </w:r>
          </w:p>
          <w:p w14:paraId="6345A020" w14:textId="27C96A69" w:rsidR="00C25FB3" w:rsidRPr="000F6592" w:rsidRDefault="00C25FB3" w:rsidP="00256677">
            <w:pPr>
              <w:spacing w:after="200" w:line="276" w:lineRule="auto"/>
              <w:rPr>
                <w:shd w:val="clear" w:color="auto" w:fill="FFFFFF"/>
              </w:rPr>
            </w:pPr>
            <w:r>
              <w:rPr>
                <w:shd w:val="clear" w:color="auto" w:fill="FFFFFF"/>
              </w:rPr>
              <w:t xml:space="preserve">La première étape consiste en la centralisation des cas d’usage IA du GTAR via un référencement et une cartographie tout au long de leur cycle de vie. </w:t>
            </w:r>
            <w:r w:rsidR="00FD0396">
              <w:rPr>
                <w:shd w:val="clear" w:color="auto" w:fill="FFFFFF"/>
              </w:rPr>
              <w:t>Elle s’inscrit dans la démarche globale d’Enedis afin de rationaliser les cas d’usage et les solutions.</w:t>
            </w:r>
            <w:r w:rsidR="00A308DF">
              <w:rPr>
                <w:shd w:val="clear" w:color="auto" w:fill="FFFFFF"/>
              </w:rPr>
              <w:t xml:space="preserve"> </w:t>
            </w:r>
          </w:p>
          <w:p w14:paraId="60C37F3D" w14:textId="7B3AF285" w:rsidR="00430B1A" w:rsidRDefault="00256677" w:rsidP="00505F43">
            <w:pPr>
              <w:spacing w:line="276" w:lineRule="auto"/>
              <w:rPr>
                <w:shd w:val="clear" w:color="auto" w:fill="FFFFFF"/>
              </w:rPr>
            </w:pPr>
            <w:r w:rsidRPr="000F6592">
              <w:rPr>
                <w:shd w:val="clear" w:color="auto" w:fill="FFFFFF"/>
              </w:rPr>
              <w:t xml:space="preserve">Chaque cas d'usage </w:t>
            </w:r>
            <w:r w:rsidR="00C25FB3">
              <w:rPr>
                <w:shd w:val="clear" w:color="auto" w:fill="FFFFFF"/>
              </w:rPr>
              <w:t xml:space="preserve">est </w:t>
            </w:r>
            <w:r w:rsidRPr="000F6592">
              <w:rPr>
                <w:shd w:val="clear" w:color="auto" w:fill="FFFFFF"/>
              </w:rPr>
              <w:t>document</w:t>
            </w:r>
            <w:r w:rsidR="00C25FB3">
              <w:rPr>
                <w:shd w:val="clear" w:color="auto" w:fill="FFFFFF"/>
              </w:rPr>
              <w:t xml:space="preserve">é de façon </w:t>
            </w:r>
            <w:r w:rsidRPr="000F6592">
              <w:rPr>
                <w:shd w:val="clear" w:color="auto" w:fill="FFFFFF"/>
              </w:rPr>
              <w:t xml:space="preserve">détaillée </w:t>
            </w:r>
            <w:r w:rsidR="00C25FB3">
              <w:rPr>
                <w:shd w:val="clear" w:color="auto" w:fill="FFFFFF"/>
              </w:rPr>
              <w:t>(fiche de référence)</w:t>
            </w:r>
            <w:r w:rsidR="00430B1A">
              <w:rPr>
                <w:shd w:val="clear" w:color="auto" w:fill="FFFFFF"/>
              </w:rPr>
              <w:t xml:space="preserve">, </w:t>
            </w:r>
            <w:r w:rsidR="005130A4">
              <w:rPr>
                <w:shd w:val="clear" w:color="auto" w:fill="FFFFFF"/>
              </w:rPr>
              <w:t>présentant notamment :</w:t>
            </w:r>
            <w:r w:rsidR="00C25FB3">
              <w:rPr>
                <w:shd w:val="clear" w:color="auto" w:fill="FFFFFF"/>
              </w:rPr>
              <w:t xml:space="preserve"> </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tblBorders>
              <w:tblLook w:val="04A0" w:firstRow="1" w:lastRow="0" w:firstColumn="1" w:lastColumn="0" w:noHBand="0" w:noVBand="1"/>
            </w:tblPr>
            <w:tblGrid>
              <w:gridCol w:w="1460"/>
              <w:gridCol w:w="1460"/>
              <w:gridCol w:w="1461"/>
              <w:gridCol w:w="1461"/>
              <w:gridCol w:w="1461"/>
              <w:gridCol w:w="1461"/>
              <w:gridCol w:w="1461"/>
            </w:tblGrid>
            <w:tr w:rsidR="00430B1A" w:rsidRPr="00505F43" w14:paraId="6C682AE6" w14:textId="77777777" w:rsidTr="00430B1A">
              <w:tc>
                <w:tcPr>
                  <w:tcW w:w="1460" w:type="dxa"/>
                </w:tcPr>
                <w:p w14:paraId="2ACF7846" w14:textId="51CD96B7" w:rsidR="00430B1A" w:rsidRPr="00505F43" w:rsidRDefault="00430B1A" w:rsidP="00505F43">
                  <w:pPr>
                    <w:spacing w:before="0" w:after="0" w:line="276" w:lineRule="auto"/>
                    <w:rPr>
                      <w:sz w:val="18"/>
                      <w:szCs w:val="18"/>
                      <w:shd w:val="clear" w:color="auto" w:fill="FFFFFF"/>
                    </w:rPr>
                  </w:pPr>
                  <w:r w:rsidRPr="00505F43">
                    <w:rPr>
                      <w:sz w:val="18"/>
                      <w:szCs w:val="18"/>
                      <w:shd w:val="clear" w:color="auto" w:fill="FFFFFF"/>
                    </w:rPr>
                    <w:t>Objectif Métier</w:t>
                  </w:r>
                </w:p>
              </w:tc>
              <w:tc>
                <w:tcPr>
                  <w:tcW w:w="1460" w:type="dxa"/>
                </w:tcPr>
                <w:p w14:paraId="7445F243" w14:textId="48D09A29" w:rsidR="00430B1A" w:rsidRPr="00505F43" w:rsidRDefault="005130A4" w:rsidP="00505F43">
                  <w:pPr>
                    <w:spacing w:before="0" w:after="0" w:line="276" w:lineRule="auto"/>
                    <w:rPr>
                      <w:sz w:val="18"/>
                      <w:szCs w:val="18"/>
                      <w:shd w:val="clear" w:color="auto" w:fill="FFFFFF"/>
                    </w:rPr>
                  </w:pPr>
                  <w:r w:rsidRPr="00505F43">
                    <w:rPr>
                      <w:sz w:val="18"/>
                      <w:szCs w:val="18"/>
                      <w:shd w:val="clear" w:color="auto" w:fill="FFFFFF"/>
                    </w:rPr>
                    <w:t>Utilisateurs ciblés</w:t>
                  </w:r>
                </w:p>
              </w:tc>
              <w:tc>
                <w:tcPr>
                  <w:tcW w:w="1461" w:type="dxa"/>
                </w:tcPr>
                <w:p w14:paraId="3A6BF691" w14:textId="5E0DBC78" w:rsidR="00430B1A" w:rsidRPr="00505F43" w:rsidRDefault="005130A4" w:rsidP="00505F43">
                  <w:pPr>
                    <w:spacing w:before="0" w:after="0" w:line="276" w:lineRule="auto"/>
                    <w:rPr>
                      <w:sz w:val="18"/>
                      <w:szCs w:val="18"/>
                      <w:shd w:val="clear" w:color="auto" w:fill="FFFFFF"/>
                    </w:rPr>
                  </w:pPr>
                  <w:r w:rsidRPr="00505F43">
                    <w:rPr>
                      <w:sz w:val="18"/>
                      <w:szCs w:val="18"/>
                      <w:shd w:val="clear" w:color="auto" w:fill="FFFFFF"/>
                    </w:rPr>
                    <w:t>Données et métadonnées</w:t>
                  </w:r>
                </w:p>
              </w:tc>
              <w:tc>
                <w:tcPr>
                  <w:tcW w:w="1461" w:type="dxa"/>
                </w:tcPr>
                <w:p w14:paraId="5ADEE6D3" w14:textId="4DF34123" w:rsidR="00430B1A" w:rsidRPr="00505F43" w:rsidRDefault="005130A4" w:rsidP="00505F43">
                  <w:pPr>
                    <w:spacing w:before="0" w:after="0" w:line="276" w:lineRule="auto"/>
                    <w:rPr>
                      <w:sz w:val="18"/>
                      <w:szCs w:val="18"/>
                      <w:shd w:val="clear" w:color="auto" w:fill="FFFFFF"/>
                    </w:rPr>
                  </w:pPr>
                  <w:r w:rsidRPr="00505F43">
                    <w:rPr>
                      <w:sz w:val="18"/>
                      <w:szCs w:val="18"/>
                      <w:shd w:val="clear" w:color="auto" w:fill="FFFFFF"/>
                    </w:rPr>
                    <w:t>Analyse de risques</w:t>
                  </w:r>
                </w:p>
              </w:tc>
              <w:tc>
                <w:tcPr>
                  <w:tcW w:w="1461" w:type="dxa"/>
                </w:tcPr>
                <w:p w14:paraId="344A17CD" w14:textId="7209AD3F" w:rsidR="00430B1A" w:rsidRPr="00505F43" w:rsidRDefault="005130A4" w:rsidP="00505F43">
                  <w:pPr>
                    <w:spacing w:before="0" w:after="0" w:line="276" w:lineRule="auto"/>
                    <w:rPr>
                      <w:sz w:val="18"/>
                      <w:szCs w:val="18"/>
                      <w:shd w:val="clear" w:color="auto" w:fill="FFFFFF"/>
                    </w:rPr>
                  </w:pPr>
                  <w:r w:rsidRPr="00505F43">
                    <w:rPr>
                      <w:sz w:val="18"/>
                      <w:szCs w:val="18"/>
                      <w:shd w:val="clear" w:color="auto" w:fill="FFFFFF"/>
                    </w:rPr>
                    <w:t>Exigences réglementaires</w:t>
                  </w:r>
                </w:p>
              </w:tc>
              <w:tc>
                <w:tcPr>
                  <w:tcW w:w="1461" w:type="dxa"/>
                </w:tcPr>
                <w:p w14:paraId="197FE393" w14:textId="1F86362C" w:rsidR="00430B1A" w:rsidRPr="00505F43" w:rsidRDefault="005130A4" w:rsidP="00505F43">
                  <w:pPr>
                    <w:spacing w:before="0" w:after="0" w:line="276" w:lineRule="auto"/>
                    <w:rPr>
                      <w:sz w:val="18"/>
                      <w:szCs w:val="18"/>
                      <w:shd w:val="clear" w:color="auto" w:fill="FFFFFF"/>
                    </w:rPr>
                  </w:pPr>
                  <w:r w:rsidRPr="00505F43">
                    <w:rPr>
                      <w:sz w:val="18"/>
                      <w:szCs w:val="18"/>
                      <w:shd w:val="clear" w:color="auto" w:fill="FFFFFF"/>
                    </w:rPr>
                    <w:t>Mesures de sécurité</w:t>
                  </w:r>
                </w:p>
              </w:tc>
              <w:tc>
                <w:tcPr>
                  <w:tcW w:w="1461" w:type="dxa"/>
                </w:tcPr>
                <w:p w14:paraId="5A4A388C" w14:textId="5939D900" w:rsidR="00430B1A" w:rsidRPr="00505F43" w:rsidRDefault="00505F43" w:rsidP="00505F43">
                  <w:pPr>
                    <w:spacing w:before="0" w:after="0" w:line="276" w:lineRule="auto"/>
                    <w:rPr>
                      <w:sz w:val="18"/>
                      <w:szCs w:val="18"/>
                      <w:shd w:val="clear" w:color="auto" w:fill="FFFFFF"/>
                    </w:rPr>
                  </w:pPr>
                  <w:r w:rsidRPr="00505F43">
                    <w:rPr>
                      <w:sz w:val="18"/>
                      <w:szCs w:val="18"/>
                      <w:shd w:val="clear" w:color="auto" w:fill="FFFFFF"/>
                    </w:rPr>
                    <w:t xml:space="preserve">Evaluation de la conformité </w:t>
                  </w:r>
                </w:p>
              </w:tc>
            </w:tr>
          </w:tbl>
          <w:p w14:paraId="00070B35" w14:textId="77777777" w:rsidR="006C00AB" w:rsidRPr="000F6592" w:rsidRDefault="00D764CF" w:rsidP="006C00AB">
            <w:pPr>
              <w:spacing w:after="200" w:line="276" w:lineRule="auto"/>
              <w:rPr>
                <w:shd w:val="clear" w:color="auto" w:fill="FFFFFF"/>
              </w:rPr>
            </w:pPr>
            <w:r>
              <w:rPr>
                <w:shd w:val="clear" w:color="auto" w:fill="FFFFFF"/>
              </w:rPr>
              <w:t xml:space="preserve">Une attention particulière est portée aux </w:t>
            </w:r>
            <w:r w:rsidR="00C25FB3">
              <w:rPr>
                <w:shd w:val="clear" w:color="auto" w:fill="FFFFFF"/>
              </w:rPr>
              <w:t>données manipulées</w:t>
            </w:r>
            <w:r>
              <w:rPr>
                <w:shd w:val="clear" w:color="auto" w:fill="FFFFFF"/>
              </w:rPr>
              <w:t xml:space="preserve"> en </w:t>
            </w:r>
            <w:r w:rsidR="00C25FB3">
              <w:rPr>
                <w:shd w:val="clear" w:color="auto" w:fill="FFFFFF"/>
              </w:rPr>
              <w:t xml:space="preserve">incluant leur </w:t>
            </w:r>
            <w:r>
              <w:rPr>
                <w:shd w:val="clear" w:color="auto" w:fill="FFFFFF"/>
              </w:rPr>
              <w:t xml:space="preserve">niveau de </w:t>
            </w:r>
            <w:r w:rsidR="00C25FB3">
              <w:rPr>
                <w:shd w:val="clear" w:color="auto" w:fill="FFFFFF"/>
              </w:rPr>
              <w:t xml:space="preserve">confidentialité et </w:t>
            </w:r>
            <w:r>
              <w:rPr>
                <w:shd w:val="clear" w:color="auto" w:fill="FFFFFF"/>
              </w:rPr>
              <w:t xml:space="preserve">de </w:t>
            </w:r>
            <w:r w:rsidR="00C25FB3">
              <w:rPr>
                <w:shd w:val="clear" w:color="auto" w:fill="FFFFFF"/>
              </w:rPr>
              <w:t>sensibilité</w:t>
            </w:r>
            <w:r w:rsidR="00256677" w:rsidRPr="000F6592">
              <w:rPr>
                <w:shd w:val="clear" w:color="auto" w:fill="FFFFFF"/>
              </w:rPr>
              <w:t>.</w:t>
            </w:r>
            <w:r w:rsidR="00C25FB3">
              <w:rPr>
                <w:shd w:val="clear" w:color="auto" w:fill="FFFFFF"/>
              </w:rPr>
              <w:t xml:space="preserve"> </w:t>
            </w:r>
            <w:r w:rsidR="006C00AB" w:rsidRPr="00A308DF">
              <w:rPr>
                <w:shd w:val="clear" w:color="auto" w:fill="FFFFFF"/>
              </w:rPr>
              <w:t>Le dispositif contribue également à l'analyse des usages au regard de l'AI Act, du RGPD et des politiques internes Enedis.</w:t>
            </w:r>
          </w:p>
          <w:p w14:paraId="290DDB49" w14:textId="2945B351" w:rsidR="00B877F6" w:rsidRDefault="00AD4113" w:rsidP="00256677">
            <w:pPr>
              <w:spacing w:after="200" w:line="276" w:lineRule="auto"/>
              <w:rPr>
                <w:shd w:val="clear" w:color="auto" w:fill="FFFFFF"/>
              </w:rPr>
            </w:pPr>
            <w:r w:rsidRPr="00B877F6">
              <w:t xml:space="preserve">Notre dispositif contribue à l'identification </w:t>
            </w:r>
            <w:r>
              <w:t xml:space="preserve">et à l’analyse </w:t>
            </w:r>
            <w:r w:rsidRPr="00B877F6">
              <w:t xml:space="preserve">des risques associés aux usages IA </w:t>
            </w:r>
            <w:r>
              <w:t>afin de les intégrer à l’approche « </w:t>
            </w:r>
            <w:r w:rsidRPr="00AD4113">
              <w:rPr>
                <w:i/>
                <w:iCs/>
              </w:rPr>
              <w:t>by design</w:t>
            </w:r>
            <w:r>
              <w:t> » précédemment évoquée</w:t>
            </w:r>
            <w:r w:rsidRPr="00B877F6">
              <w:t>.</w:t>
            </w:r>
          </w:p>
          <w:p w14:paraId="3C0C8CB5" w14:textId="07E47E2C" w:rsidR="003331FF" w:rsidRDefault="00C25FB3" w:rsidP="00256677">
            <w:pPr>
              <w:spacing w:after="200" w:line="276" w:lineRule="auto"/>
              <w:rPr>
                <w:shd w:val="clear" w:color="auto" w:fill="FFFFFF"/>
              </w:rPr>
            </w:pPr>
            <w:r>
              <w:rPr>
                <w:shd w:val="clear" w:color="auto" w:fill="FFFFFF"/>
              </w:rPr>
              <w:t xml:space="preserve">Lors </w:t>
            </w:r>
            <w:r w:rsidR="00AD4113">
              <w:rPr>
                <w:shd w:val="clear" w:color="auto" w:fill="FFFFFF"/>
              </w:rPr>
              <w:t>du cycle de vie du cas d’usage et de la solution apportée</w:t>
            </w:r>
            <w:r>
              <w:rPr>
                <w:shd w:val="clear" w:color="auto" w:fill="FFFFFF"/>
              </w:rPr>
              <w:t xml:space="preserve">, cette </w:t>
            </w:r>
            <w:r w:rsidR="00B877F6">
              <w:rPr>
                <w:shd w:val="clear" w:color="auto" w:fill="FFFFFF"/>
              </w:rPr>
              <w:t>fiche est mise à jour afin de spécifier les outils ou modèles utilisés, les liens vers les documents fonctionnels et techniques, d’architecture, les sources de données, les configurations et paramétrages, les mécanismes de contrôle et de supervision, les modalités de maintenance et d’exploitation, les risques et limitations identifiés et ceux levés, ainsi que les résultats des tests et des validations réalisées.</w:t>
            </w:r>
          </w:p>
          <w:p w14:paraId="5A892735" w14:textId="7F81E080" w:rsidR="00B877F6" w:rsidRDefault="00B877F6" w:rsidP="00B877F6">
            <w:pPr>
              <w:spacing w:after="200" w:line="276" w:lineRule="auto"/>
            </w:pPr>
            <w:r>
              <w:t>Notre dispositif propose une revue régulière des cas d’usage et des solutions afin d’en valider l'alignement avec les règles applicables, d’identifier les écarts et de proposer les plans d'actions correctifs. Le GTAR pourra communiquer durant ces instances toute évolution réglementaire ou nouvelle exigence de gouvernance.</w:t>
            </w:r>
          </w:p>
          <w:p w14:paraId="4A0A3410" w14:textId="712CCC19" w:rsidR="00B877F6" w:rsidRPr="000F6592" w:rsidRDefault="00F11DEE" w:rsidP="00B877F6">
            <w:pPr>
              <w:spacing w:after="200" w:line="276" w:lineRule="auto"/>
            </w:pPr>
            <w:r>
              <w:t>Notre équipe actualise le tableau de suivi des actions de mise en conformité en listant les actions prises et celles écartées</w:t>
            </w:r>
            <w:r w:rsidR="00B877F6">
              <w:t>.</w:t>
            </w:r>
          </w:p>
        </w:tc>
      </w:tr>
      <w:tr w:rsidR="003331FF" w:rsidRPr="000F6592" w14:paraId="43D8E70E" w14:textId="77777777" w:rsidTr="00234E1A">
        <w:trPr>
          <w:trHeight w:val="300"/>
        </w:trPr>
        <w:tc>
          <w:tcPr>
            <w:tcW w:w="3399" w:type="dxa"/>
            <w:gridSpan w:val="2"/>
            <w:tcBorders>
              <w:top w:val="single" w:sz="8" w:space="0" w:color="001A70"/>
              <w:left w:val="single" w:sz="8" w:space="0" w:color="001A70"/>
              <w:bottom w:val="single" w:sz="8" w:space="0" w:color="001A70"/>
              <w:right w:val="single" w:sz="8" w:space="0" w:color="001A70"/>
            </w:tcBorders>
            <w:shd w:val="clear" w:color="auto" w:fill="C5EFFF" w:themeFill="accent1" w:themeFillTint="33"/>
            <w:tcMar>
              <w:left w:w="108" w:type="dxa"/>
              <w:right w:w="108" w:type="dxa"/>
            </w:tcMar>
            <w:vAlign w:val="center"/>
          </w:tcPr>
          <w:p w14:paraId="2C05B199" w14:textId="77777777" w:rsidR="003331FF" w:rsidRPr="000F6592" w:rsidRDefault="003331FF" w:rsidP="00234E1A">
            <w:pPr>
              <w:spacing w:before="60" w:line="276" w:lineRule="auto"/>
            </w:pPr>
            <w:r w:rsidRPr="000F6592">
              <w:rPr>
                <w:rFonts w:eastAsia="Arial" w:cs="Arial"/>
                <w:i/>
                <w:iCs/>
                <w:color w:val="818181"/>
                <w:sz w:val="16"/>
                <w:szCs w:val="16"/>
              </w:rPr>
              <w:t>Livrable (s) :</w:t>
            </w:r>
          </w:p>
          <w:p w14:paraId="717AF8D8" w14:textId="77777777" w:rsidR="003331FF" w:rsidRPr="000F6592" w:rsidRDefault="003331FF">
            <w:pPr>
              <w:pStyle w:val="Paragraphedeliste"/>
              <w:numPr>
                <w:ilvl w:val="0"/>
                <w:numId w:val="5"/>
              </w:numPr>
              <w:spacing w:after="200"/>
              <w:ind w:left="284"/>
            </w:pPr>
            <w:r w:rsidRPr="000F6592">
              <w:rPr>
                <w:rFonts w:eastAsia="Arial" w:cs="Arial"/>
                <w:color w:val="000000"/>
              </w:rPr>
              <w:t>Fichier de référencement des cas d’usages avec les liens permettant d’attester la conformité avec les exigences réglementaires</w:t>
            </w:r>
          </w:p>
        </w:tc>
        <w:tc>
          <w:tcPr>
            <w:tcW w:w="2908" w:type="dxa"/>
            <w:tcBorders>
              <w:top w:val="nil"/>
              <w:left w:val="nil"/>
              <w:bottom w:val="single" w:sz="8" w:space="0" w:color="001A70"/>
              <w:right w:val="single" w:sz="8" w:space="0" w:color="001A70"/>
            </w:tcBorders>
            <w:shd w:val="clear" w:color="auto" w:fill="C5EFFF" w:themeFill="accent1" w:themeFillTint="33"/>
            <w:tcMar>
              <w:left w:w="108" w:type="dxa"/>
              <w:right w:w="108" w:type="dxa"/>
            </w:tcMar>
          </w:tcPr>
          <w:p w14:paraId="15A97480" w14:textId="77777777" w:rsidR="003331FF" w:rsidRPr="000F6592" w:rsidRDefault="003331FF" w:rsidP="00234E1A">
            <w:pPr>
              <w:spacing w:before="60" w:line="276" w:lineRule="auto"/>
            </w:pPr>
            <w:r w:rsidRPr="000F6592">
              <w:rPr>
                <w:rFonts w:eastAsia="Arial" w:cs="Arial"/>
                <w:i/>
                <w:iCs/>
                <w:color w:val="818181"/>
                <w:sz w:val="16"/>
                <w:szCs w:val="16"/>
              </w:rPr>
              <w:t>Contrôle de l’atteinte des résultats :</w:t>
            </w:r>
          </w:p>
          <w:p w14:paraId="20E71A0F" w14:textId="77777777" w:rsidR="003331FF" w:rsidRPr="000F6592" w:rsidRDefault="003331FF" w:rsidP="00234E1A">
            <w:pPr>
              <w:spacing w:after="200"/>
            </w:pPr>
            <w:r w:rsidRPr="000F6592">
              <w:rPr>
                <w:rFonts w:eastAsia="Arial" w:cs="Arial"/>
                <w:color w:val="000000"/>
              </w:rPr>
              <w:t>Conformité réglementaire</w:t>
            </w:r>
          </w:p>
        </w:tc>
        <w:tc>
          <w:tcPr>
            <w:tcW w:w="4149" w:type="dxa"/>
            <w:tcBorders>
              <w:top w:val="nil"/>
              <w:left w:val="single" w:sz="8" w:space="0" w:color="001A70"/>
              <w:bottom w:val="single" w:sz="8" w:space="0" w:color="001A70"/>
              <w:right w:val="single" w:sz="8" w:space="0" w:color="001A70"/>
            </w:tcBorders>
            <w:shd w:val="clear" w:color="auto" w:fill="C5EFFF" w:themeFill="accent1" w:themeFillTint="33"/>
            <w:tcMar>
              <w:left w:w="108" w:type="dxa"/>
              <w:right w:w="108" w:type="dxa"/>
            </w:tcMar>
          </w:tcPr>
          <w:p w14:paraId="5CDF76D5" w14:textId="77777777" w:rsidR="003331FF" w:rsidRPr="000F6592" w:rsidRDefault="003331FF" w:rsidP="00234E1A">
            <w:pPr>
              <w:spacing w:before="60" w:line="276" w:lineRule="auto"/>
              <w:rPr>
                <w:rFonts w:ascii="Arial" w:eastAsia="Arial" w:hAnsi="Arial" w:cs="Arial"/>
                <w:color w:val="auto"/>
                <w:sz w:val="16"/>
                <w:szCs w:val="16"/>
              </w:rPr>
            </w:pPr>
            <w:r w:rsidRPr="000F6592">
              <w:rPr>
                <w:rFonts w:ascii="Arial" w:eastAsia="Arial" w:hAnsi="Arial" w:cs="Arial"/>
                <w:i/>
                <w:iCs/>
                <w:color w:val="auto"/>
                <w:sz w:val="16"/>
                <w:szCs w:val="16"/>
              </w:rPr>
              <w:t>Niveau de service à atteindre et pénalité associée :</w:t>
            </w:r>
          </w:p>
          <w:p w14:paraId="03DEAADD" w14:textId="77777777" w:rsidR="003331FF" w:rsidRPr="000F6592" w:rsidRDefault="003331FF">
            <w:pPr>
              <w:pStyle w:val="Paragraphedeliste"/>
              <w:numPr>
                <w:ilvl w:val="0"/>
                <w:numId w:val="4"/>
              </w:numPr>
              <w:spacing w:before="60" w:after="60"/>
              <w:ind w:left="488"/>
              <w:rPr>
                <w:rFonts w:ascii="Arial" w:eastAsia="Arial" w:hAnsi="Arial" w:cs="Arial"/>
                <w:color w:val="auto"/>
                <w:sz w:val="16"/>
                <w:szCs w:val="16"/>
              </w:rPr>
            </w:pPr>
            <w:r w:rsidRPr="000F6592">
              <w:rPr>
                <w:rFonts w:ascii="Arial" w:eastAsia="Arial" w:hAnsi="Arial" w:cs="Arial"/>
                <w:i/>
                <w:iCs/>
                <w:color w:val="auto"/>
                <w:sz w:val="16"/>
                <w:szCs w:val="16"/>
              </w:rPr>
              <w:t>Aucun retard sur la livraison initiale</w:t>
            </w:r>
          </w:p>
          <w:p w14:paraId="104D9FD4" w14:textId="77777777" w:rsidR="003331FF" w:rsidRPr="000F6592" w:rsidRDefault="003331FF">
            <w:pPr>
              <w:pStyle w:val="Paragraphedeliste"/>
              <w:numPr>
                <w:ilvl w:val="0"/>
                <w:numId w:val="4"/>
              </w:numPr>
              <w:spacing w:before="60" w:after="60"/>
              <w:ind w:left="488"/>
              <w:rPr>
                <w:rFonts w:ascii="Arial" w:eastAsia="Arial" w:hAnsi="Arial" w:cs="Arial"/>
                <w:color w:val="auto"/>
                <w:sz w:val="16"/>
                <w:szCs w:val="16"/>
              </w:rPr>
            </w:pPr>
            <w:r w:rsidRPr="000F6592">
              <w:rPr>
                <w:rFonts w:ascii="Arial" w:eastAsia="Arial" w:hAnsi="Arial" w:cs="Arial"/>
                <w:i/>
                <w:iCs/>
                <w:color w:val="auto"/>
                <w:sz w:val="16"/>
                <w:szCs w:val="16"/>
              </w:rPr>
              <w:t>100 euros HT par livrable non fourni</w:t>
            </w:r>
          </w:p>
          <w:p w14:paraId="0CF93CB2" w14:textId="77777777" w:rsidR="003331FF" w:rsidRPr="000F6592" w:rsidRDefault="003331FF" w:rsidP="00234E1A">
            <w:pPr>
              <w:spacing w:before="60" w:line="276" w:lineRule="auto"/>
              <w:rPr>
                <w:rFonts w:eastAsia="Arial" w:cs="Arial"/>
                <w:i/>
                <w:iCs/>
                <w:color w:val="818181"/>
                <w:sz w:val="16"/>
                <w:szCs w:val="16"/>
              </w:rPr>
            </w:pPr>
          </w:p>
          <w:p w14:paraId="509A2060" w14:textId="77777777" w:rsidR="003331FF" w:rsidRPr="000F6592" w:rsidRDefault="003331FF" w:rsidP="00234E1A">
            <w:pPr>
              <w:pStyle w:val="Sansinterligne"/>
              <w:jc w:val="center"/>
              <w:rPr>
                <w:rFonts w:ascii="Enedis" w:hAnsi="Enedis"/>
              </w:rPr>
            </w:pPr>
          </w:p>
        </w:tc>
      </w:tr>
    </w:tbl>
    <w:p w14:paraId="7324D84D" w14:textId="77777777" w:rsidR="003331FF" w:rsidRPr="000F6592" w:rsidRDefault="003331FF" w:rsidP="003331FF"/>
    <w:p w14:paraId="678B0878" w14:textId="77777777" w:rsidR="003331FF" w:rsidRPr="000F6592" w:rsidRDefault="003331FF" w:rsidP="003331FF"/>
    <w:p w14:paraId="6FE20EC5" w14:textId="77777777" w:rsidR="00F11DEE" w:rsidRDefault="00F11DEE">
      <w:r>
        <w:br w:type="page"/>
      </w:r>
    </w:p>
    <w:tbl>
      <w:tblPr>
        <w:tblStyle w:val="Grilledutableau"/>
        <w:tblW w:w="0" w:type="auto"/>
        <w:tblLook w:val="04A0" w:firstRow="1" w:lastRow="0" w:firstColumn="1" w:lastColumn="0" w:noHBand="0" w:noVBand="1"/>
      </w:tblPr>
      <w:tblGrid>
        <w:gridCol w:w="1824"/>
        <w:gridCol w:w="1348"/>
        <w:gridCol w:w="3168"/>
        <w:gridCol w:w="4194"/>
      </w:tblGrid>
      <w:tr w:rsidR="003331FF" w:rsidRPr="000F6592" w14:paraId="5FFF2967" w14:textId="77777777" w:rsidTr="00234E1A">
        <w:trPr>
          <w:trHeight w:val="420"/>
        </w:trPr>
        <w:tc>
          <w:tcPr>
            <w:tcW w:w="1657" w:type="dxa"/>
            <w:tcBorders>
              <w:top w:val="single" w:sz="8" w:space="0" w:color="001A70"/>
              <w:left w:val="single" w:sz="8" w:space="0" w:color="001A70"/>
              <w:bottom w:val="single" w:sz="8" w:space="0" w:color="001A70"/>
              <w:right w:val="single" w:sz="8" w:space="0" w:color="001A70"/>
            </w:tcBorders>
            <w:shd w:val="clear" w:color="auto" w:fill="C5EFFF" w:themeFill="accent1" w:themeFillTint="33"/>
            <w:tcMar>
              <w:left w:w="108" w:type="dxa"/>
              <w:right w:w="108" w:type="dxa"/>
            </w:tcMar>
            <w:vAlign w:val="center"/>
          </w:tcPr>
          <w:p w14:paraId="5BD0BF3B" w14:textId="4B900A25" w:rsidR="003331FF" w:rsidRPr="000F6592" w:rsidRDefault="003331FF" w:rsidP="00234E1A">
            <w:r w:rsidRPr="000F6592">
              <w:rPr>
                <w:rFonts w:eastAsia="Enedis" w:cs="Enedis"/>
                <w:b/>
                <w:bCs/>
                <w:color w:val="000000"/>
              </w:rPr>
              <w:lastRenderedPageBreak/>
              <w:t>TECH-6</w:t>
            </w:r>
          </w:p>
        </w:tc>
        <w:tc>
          <w:tcPr>
            <w:tcW w:w="8799" w:type="dxa"/>
            <w:gridSpan w:val="3"/>
            <w:tcBorders>
              <w:top w:val="single" w:sz="8" w:space="0" w:color="001A70"/>
              <w:left w:val="single" w:sz="8" w:space="0" w:color="001A70"/>
              <w:bottom w:val="single" w:sz="8" w:space="0" w:color="001A70"/>
              <w:right w:val="single" w:sz="8" w:space="0" w:color="001A70"/>
            </w:tcBorders>
            <w:shd w:val="clear" w:color="auto" w:fill="C5EFFF" w:themeFill="accent1" w:themeFillTint="33"/>
            <w:tcMar>
              <w:left w:w="108" w:type="dxa"/>
              <w:right w:w="108" w:type="dxa"/>
            </w:tcMar>
            <w:vAlign w:val="center"/>
          </w:tcPr>
          <w:p w14:paraId="724519E4" w14:textId="77777777" w:rsidR="003331FF" w:rsidRPr="000F6592" w:rsidRDefault="003331FF" w:rsidP="00234E1A">
            <w:commentRangeStart w:id="26"/>
            <w:r w:rsidRPr="000F6592">
              <w:rPr>
                <w:rFonts w:eastAsia="Enedis" w:cs="Enedis"/>
                <w:b/>
                <w:bCs/>
                <w:color w:val="000000"/>
              </w:rPr>
              <w:t>Former aux bonnes pratiques techniques d’utilisation de l’IA et animer une communauté des référents techniques IA dans les équipes</w:t>
            </w:r>
            <w:commentRangeEnd w:id="26"/>
            <w:r w:rsidR="00BC4649" w:rsidRPr="000F6592">
              <w:rPr>
                <w:rStyle w:val="Marquedecommentaire"/>
                <w:sz w:val="20"/>
                <w:szCs w:val="20"/>
              </w:rPr>
              <w:commentReference w:id="26"/>
            </w:r>
          </w:p>
        </w:tc>
      </w:tr>
      <w:tr w:rsidR="003331FF" w:rsidRPr="000F6592" w14:paraId="1820C72E" w14:textId="77777777" w:rsidTr="00234E1A">
        <w:trPr>
          <w:trHeight w:val="300"/>
        </w:trPr>
        <w:tc>
          <w:tcPr>
            <w:tcW w:w="10456" w:type="dxa"/>
            <w:gridSpan w:val="4"/>
            <w:tcBorders>
              <w:top w:val="single" w:sz="8" w:space="0" w:color="001A70"/>
              <w:left w:val="single" w:sz="8" w:space="0" w:color="001A70"/>
              <w:bottom w:val="single" w:sz="8" w:space="0" w:color="001A70"/>
              <w:right w:val="single" w:sz="8" w:space="0" w:color="001A70"/>
            </w:tcBorders>
            <w:tcMar>
              <w:left w:w="108" w:type="dxa"/>
              <w:right w:w="108" w:type="dxa"/>
            </w:tcMar>
          </w:tcPr>
          <w:p w14:paraId="1E3844B2" w14:textId="0767F899" w:rsidR="00256677" w:rsidRPr="000F6592" w:rsidRDefault="00256677" w:rsidP="00256677">
            <w:pPr>
              <w:spacing w:after="200" w:line="276" w:lineRule="auto"/>
              <w:rPr>
                <w:shd w:val="clear" w:color="auto" w:fill="FFFFFF"/>
              </w:rPr>
            </w:pPr>
            <w:r w:rsidRPr="000F6592">
              <w:rPr>
                <w:shd w:val="clear" w:color="auto" w:fill="FFFFFF"/>
              </w:rPr>
              <w:t xml:space="preserve">Yélé Consulting </w:t>
            </w:r>
            <w:r w:rsidR="00FA0794">
              <w:rPr>
                <w:shd w:val="clear" w:color="auto" w:fill="FFFFFF"/>
              </w:rPr>
              <w:t xml:space="preserve">accompagne </w:t>
            </w:r>
            <w:r w:rsidR="00BE4BA3" w:rsidRPr="00BE4BA3">
              <w:rPr>
                <w:shd w:val="clear" w:color="auto" w:fill="FFFFFF"/>
              </w:rPr>
              <w:t xml:space="preserve">la montée en compétence des équipes </w:t>
            </w:r>
            <w:r w:rsidR="00FA0794" w:rsidRPr="00FA0794">
              <w:rPr>
                <w:shd w:val="clear" w:color="auto" w:fill="FFFFFF"/>
              </w:rPr>
              <w:t xml:space="preserve">et </w:t>
            </w:r>
            <w:r w:rsidR="00FA0794">
              <w:rPr>
                <w:shd w:val="clear" w:color="auto" w:fill="FFFFFF"/>
              </w:rPr>
              <w:t>l’animation de la</w:t>
            </w:r>
            <w:r w:rsidRPr="000F6592">
              <w:rPr>
                <w:shd w:val="clear" w:color="auto" w:fill="FFFFFF"/>
              </w:rPr>
              <w:t xml:space="preserve"> communauté de référents </w:t>
            </w:r>
            <w:r w:rsidR="00FA0794">
              <w:rPr>
                <w:shd w:val="clear" w:color="auto" w:fill="FFFFFF"/>
              </w:rPr>
              <w:t xml:space="preserve">techniques </w:t>
            </w:r>
            <w:r w:rsidRPr="000F6592">
              <w:rPr>
                <w:shd w:val="clear" w:color="auto" w:fill="FFFFFF"/>
              </w:rPr>
              <w:t>IA.</w:t>
            </w:r>
            <w:r w:rsidR="00FA0794">
              <w:rPr>
                <w:shd w:val="clear" w:color="auto" w:fill="FFFFFF"/>
              </w:rPr>
              <w:t xml:space="preserve"> Nos objectifs sont de diffuser les bonnes pratiques, d’accélérer la montée en compétences des référents, et par rayonnement des utilisateurs, tout en favorisant le partage et l’entraide. Ainsi, les référents gagnent la capacité d’accompagner les utilisateurs, d’identifier les améliorations, de partager leurs connaissances et retour d’expérience et de contribuer à l’amélioration des solutions </w:t>
            </w:r>
            <w:commentRangeStart w:id="27"/>
            <w:r w:rsidR="00FA0794">
              <w:rPr>
                <w:shd w:val="clear" w:color="auto" w:fill="FFFFFF"/>
              </w:rPr>
              <w:t>IA</w:t>
            </w:r>
            <w:commentRangeEnd w:id="27"/>
            <w:r w:rsidR="008C3B6F">
              <w:rPr>
                <w:rStyle w:val="Marquedecommentaire"/>
                <w:sz w:val="20"/>
                <w:szCs w:val="20"/>
                <w:shd w:val="clear" w:color="auto" w:fill="FFFFFF"/>
              </w:rPr>
              <w:commentReference w:id="27"/>
            </w:r>
            <w:r w:rsidR="00FA0794">
              <w:rPr>
                <w:shd w:val="clear" w:color="auto" w:fill="FFFFFF"/>
              </w:rPr>
              <w:t>.</w:t>
            </w:r>
          </w:p>
          <w:p w14:paraId="451F67E2" w14:textId="7BB677F8" w:rsidR="00FA0794" w:rsidRDefault="00967DB2" w:rsidP="00DE5935">
            <w:pPr>
              <w:spacing w:after="0" w:line="276" w:lineRule="auto"/>
              <w:rPr>
                <w:shd w:val="clear" w:color="auto" w:fill="FFFFFF"/>
              </w:rPr>
            </w:pPr>
            <w:r w:rsidRPr="00967DB2">
              <w:rPr>
                <w:noProof/>
                <w:shd w:val="clear" w:color="auto" w:fill="FFFFFF"/>
              </w:rPr>
              <w:drawing>
                <wp:inline distT="0" distB="0" distL="0" distR="0" wp14:anchorId="07AF25F9" wp14:editId="655077B4">
                  <wp:extent cx="6551930" cy="796290"/>
                  <wp:effectExtent l="0" t="0" r="1270" b="3810"/>
                  <wp:docPr id="45601541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015416" name=""/>
                          <pic:cNvPicPr/>
                        </pic:nvPicPr>
                        <pic:blipFill>
                          <a:blip r:embed="rId28"/>
                          <a:stretch>
                            <a:fillRect/>
                          </a:stretch>
                        </pic:blipFill>
                        <pic:spPr>
                          <a:xfrm>
                            <a:off x="0" y="0"/>
                            <a:ext cx="6551930" cy="796290"/>
                          </a:xfrm>
                          <a:prstGeom prst="rect">
                            <a:avLst/>
                          </a:prstGeom>
                        </pic:spPr>
                      </pic:pic>
                    </a:graphicData>
                  </a:graphic>
                </wp:inline>
              </w:drawing>
            </w:r>
            <w:r w:rsidRPr="00967DB2">
              <w:rPr>
                <w:shd w:val="clear" w:color="auto" w:fill="FFFFFF"/>
              </w:rPr>
              <w:t xml:space="preserve"> </w:t>
            </w:r>
            <w:r w:rsidR="00FA0794">
              <w:rPr>
                <w:shd w:val="clear" w:color="auto" w:fill="FFFFFF"/>
              </w:rPr>
              <w:t>Notre dispos</w:t>
            </w:r>
            <w:ins w:id="28" w:author="Emeric DENAMIEL" w:date="2026-09-08T21:37:00Z" w16du:dateUtc="2026-09-08T19:37:00Z">
              <w:r w:rsidR="005E3ACB">
                <w:rPr>
                  <w:shd w:val="clear" w:color="auto" w:fill="FFFFFF"/>
                </w:rPr>
                <w:t>itif</w:t>
              </w:r>
            </w:ins>
            <w:del w:id="29" w:author="Emeric DENAMIEL" w:date="2026-09-08T21:37:00Z" w16du:dateUtc="2026-09-08T19:37:00Z">
              <w:r w:rsidR="00FA0794" w:rsidDel="005E3ACB">
                <w:rPr>
                  <w:shd w:val="clear" w:color="auto" w:fill="FFFFFF"/>
                </w:rPr>
                <w:delText>e</w:delText>
              </w:r>
            </w:del>
            <w:r w:rsidR="00FA0794">
              <w:rPr>
                <w:shd w:val="clear" w:color="auto" w:fill="FFFFFF"/>
              </w:rPr>
              <w:t xml:space="preserve"> propose un parcours de formation adapté selon les niveaux techniques puis organise les différentes sessions de formation, en privilégiant les cas concrets, les travaux pratiques et les démonstrations pour faciliter l’assimilation. Le parcours couvre, notamment :</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tblBorders>
              <w:tblLook w:val="04A0" w:firstRow="1" w:lastRow="0" w:firstColumn="1" w:lastColumn="0" w:noHBand="0" w:noVBand="1"/>
            </w:tblPr>
            <w:tblGrid>
              <w:gridCol w:w="2060"/>
              <w:gridCol w:w="2060"/>
              <w:gridCol w:w="2061"/>
              <w:gridCol w:w="2061"/>
              <w:gridCol w:w="2061"/>
            </w:tblGrid>
            <w:tr w:rsidR="00DE5935" w14:paraId="456AB621" w14:textId="77777777" w:rsidTr="00DE5935">
              <w:tc>
                <w:tcPr>
                  <w:tcW w:w="2060" w:type="dxa"/>
                </w:tcPr>
                <w:p w14:paraId="022C2D9D" w14:textId="79BF438D" w:rsidR="00DE5935" w:rsidRPr="00DE5935" w:rsidRDefault="00DE5935" w:rsidP="00DE5935">
                  <w:pPr>
                    <w:spacing w:before="0" w:after="0" w:line="276" w:lineRule="auto"/>
                    <w:rPr>
                      <w:sz w:val="18"/>
                      <w:szCs w:val="18"/>
                      <w:shd w:val="clear" w:color="auto" w:fill="FFFFFF"/>
                    </w:rPr>
                  </w:pPr>
                  <w:r w:rsidRPr="00DE5935">
                    <w:rPr>
                      <w:sz w:val="18"/>
                      <w:szCs w:val="18"/>
                      <w:shd w:val="clear" w:color="auto" w:fill="FFFFFF"/>
                    </w:rPr>
                    <w:t>Le fonctionnement de l’écosystème et des outils d’IA générative, incluant les architectures IA (RAG, Agents, MCP et orchestration)</w:t>
                  </w:r>
                </w:p>
              </w:tc>
              <w:tc>
                <w:tcPr>
                  <w:tcW w:w="2060" w:type="dxa"/>
                </w:tcPr>
                <w:p w14:paraId="73DE7E9A" w14:textId="6DC9C09C" w:rsidR="00DE5935" w:rsidRPr="00DE5935" w:rsidRDefault="00DE5935" w:rsidP="00DE5935">
                  <w:pPr>
                    <w:spacing w:before="0" w:after="0" w:line="276" w:lineRule="auto"/>
                    <w:rPr>
                      <w:sz w:val="18"/>
                      <w:szCs w:val="18"/>
                      <w:shd w:val="clear" w:color="auto" w:fill="FFFFFF"/>
                    </w:rPr>
                  </w:pPr>
                  <w:r w:rsidRPr="00DE5935">
                    <w:rPr>
                      <w:sz w:val="18"/>
                      <w:szCs w:val="18"/>
                      <w:shd w:val="clear" w:color="auto" w:fill="FFFFFF"/>
                    </w:rPr>
                    <w:t>Les bonnes pratiques d’utilisation, la connaissance des risques, des limites et des contraintes</w:t>
                  </w:r>
                </w:p>
              </w:tc>
              <w:tc>
                <w:tcPr>
                  <w:tcW w:w="2061" w:type="dxa"/>
                </w:tcPr>
                <w:p w14:paraId="39ABDE59" w14:textId="36884324" w:rsidR="00DE5935" w:rsidRPr="00DE5935" w:rsidRDefault="00DE5935" w:rsidP="00DE5935">
                  <w:pPr>
                    <w:spacing w:before="0" w:after="0" w:line="276" w:lineRule="auto"/>
                    <w:rPr>
                      <w:sz w:val="18"/>
                      <w:szCs w:val="18"/>
                      <w:shd w:val="clear" w:color="auto" w:fill="FFFFFF"/>
                    </w:rPr>
                  </w:pPr>
                  <w:r w:rsidRPr="00DE5935">
                    <w:rPr>
                      <w:sz w:val="18"/>
                      <w:szCs w:val="18"/>
                      <w:shd w:val="clear" w:color="auto" w:fill="FFFFFF"/>
                    </w:rPr>
                    <w:t>Le prompt engineering, les mécanismes de contextualisation, les garde-fous…</w:t>
                  </w:r>
                </w:p>
              </w:tc>
              <w:tc>
                <w:tcPr>
                  <w:tcW w:w="2061" w:type="dxa"/>
                </w:tcPr>
                <w:p w14:paraId="117DC53E" w14:textId="565BA9FA" w:rsidR="00DE5935" w:rsidRPr="00DE5935" w:rsidRDefault="00DE5935" w:rsidP="00DE5935">
                  <w:pPr>
                    <w:spacing w:before="0" w:after="0" w:line="276" w:lineRule="auto"/>
                    <w:rPr>
                      <w:sz w:val="18"/>
                      <w:szCs w:val="18"/>
                      <w:shd w:val="clear" w:color="auto" w:fill="FFFFFF"/>
                    </w:rPr>
                  </w:pPr>
                  <w:r w:rsidRPr="00DE5935">
                    <w:rPr>
                      <w:sz w:val="18"/>
                      <w:szCs w:val="18"/>
                      <w:shd w:val="clear" w:color="auto" w:fill="FFFFFF"/>
                    </w:rPr>
                    <w:t>La construction et la maintenance des connaissances et des référentiels</w:t>
                  </w:r>
                </w:p>
              </w:tc>
              <w:tc>
                <w:tcPr>
                  <w:tcW w:w="2061" w:type="dxa"/>
                </w:tcPr>
                <w:p w14:paraId="210484E3" w14:textId="3C579E30" w:rsidR="00DE5935" w:rsidRPr="00DE5935" w:rsidRDefault="00DE5935" w:rsidP="00DE5935">
                  <w:pPr>
                    <w:spacing w:before="0" w:after="0" w:line="276" w:lineRule="auto"/>
                    <w:rPr>
                      <w:sz w:val="18"/>
                      <w:szCs w:val="18"/>
                      <w:shd w:val="clear" w:color="auto" w:fill="FFFFFF"/>
                    </w:rPr>
                  </w:pPr>
                  <w:r w:rsidRPr="00DE5935">
                    <w:rPr>
                      <w:sz w:val="18"/>
                      <w:szCs w:val="18"/>
                      <w:shd w:val="clear" w:color="auto" w:fill="FFFFFF"/>
                    </w:rPr>
                    <w:t>La supervision et ses enjeux, via les méthodes d’évaluation et d’amélioration des solutions et de la qualité</w:t>
                  </w:r>
                </w:p>
              </w:tc>
            </w:tr>
          </w:tbl>
          <w:p w14:paraId="4C761057" w14:textId="7AE351ED" w:rsidR="00FA0794" w:rsidRDefault="00FB47C6" w:rsidP="00256677">
            <w:pPr>
              <w:spacing w:after="200" w:line="276" w:lineRule="auto"/>
              <w:rPr>
                <w:shd w:val="clear" w:color="auto" w:fill="FFFFFF"/>
              </w:rPr>
            </w:pPr>
            <w:r>
              <w:rPr>
                <w:shd w:val="clear" w:color="auto" w:fill="FFFFFF"/>
              </w:rPr>
              <w:t xml:space="preserve">Notre </w:t>
            </w:r>
            <w:r w:rsidR="00256677" w:rsidRPr="000F6592">
              <w:rPr>
                <w:shd w:val="clear" w:color="auto" w:fill="FFFFFF"/>
              </w:rPr>
              <w:t xml:space="preserve">animation repose sur des ateliers </w:t>
            </w:r>
            <w:r w:rsidR="00AE00D6">
              <w:rPr>
                <w:shd w:val="clear" w:color="auto" w:fill="FFFFFF"/>
              </w:rPr>
              <w:t xml:space="preserve">de co-construction </w:t>
            </w:r>
            <w:r w:rsidR="00256677" w:rsidRPr="000F6592">
              <w:rPr>
                <w:shd w:val="clear" w:color="auto" w:fill="FFFFFF"/>
              </w:rPr>
              <w:t>réguliers</w:t>
            </w:r>
            <w:r w:rsidR="00FA0794">
              <w:rPr>
                <w:shd w:val="clear" w:color="auto" w:fill="FFFFFF"/>
              </w:rPr>
              <w:t xml:space="preserve"> </w:t>
            </w:r>
            <w:r w:rsidR="00C00EED">
              <w:rPr>
                <w:shd w:val="clear" w:color="auto" w:fill="FFFFFF"/>
              </w:rPr>
              <w:t xml:space="preserve">de cas d’usage </w:t>
            </w:r>
            <w:r w:rsidR="00FA0794">
              <w:rPr>
                <w:shd w:val="clear" w:color="auto" w:fill="FFFFFF"/>
              </w:rPr>
              <w:t>(</w:t>
            </w:r>
            <w:r w:rsidR="00FA0794">
              <w:rPr>
                <w:i/>
                <w:iCs/>
                <w:shd w:val="clear" w:color="auto" w:fill="FFFFFF"/>
              </w:rPr>
              <w:t>Bring Your Case</w:t>
            </w:r>
            <w:r w:rsidR="00FA0794">
              <w:rPr>
                <w:shd w:val="clear" w:color="auto" w:fill="FFFFFF"/>
              </w:rPr>
              <w:t>)</w:t>
            </w:r>
            <w:r w:rsidR="00256677" w:rsidRPr="000F6592">
              <w:rPr>
                <w:shd w:val="clear" w:color="auto" w:fill="FFFFFF"/>
              </w:rPr>
              <w:t>, des sessions de partage d'expérience</w:t>
            </w:r>
            <w:r w:rsidR="00FA0794">
              <w:rPr>
                <w:shd w:val="clear" w:color="auto" w:fill="FFFFFF"/>
              </w:rPr>
              <w:t>, de démonstrations techniques et de support aux utilisateurs (coaching individuel ou collectif ; canal Teams de support)</w:t>
            </w:r>
            <w:r w:rsidR="00256677" w:rsidRPr="000F6592">
              <w:rPr>
                <w:shd w:val="clear" w:color="auto" w:fill="FFFFFF"/>
              </w:rPr>
              <w:t>, des revues de cas d'usage</w:t>
            </w:r>
            <w:r w:rsidR="00AE00D6">
              <w:rPr>
                <w:shd w:val="clear" w:color="auto" w:fill="FFFFFF"/>
              </w:rPr>
              <w:t xml:space="preserve"> et</w:t>
            </w:r>
            <w:r w:rsidR="00FA0794">
              <w:rPr>
                <w:shd w:val="clear" w:color="auto" w:fill="FFFFFF"/>
              </w:rPr>
              <w:t xml:space="preserve"> </w:t>
            </w:r>
            <w:r w:rsidR="00256677" w:rsidRPr="000F6592">
              <w:rPr>
                <w:shd w:val="clear" w:color="auto" w:fill="FFFFFF"/>
              </w:rPr>
              <w:t>ainsi que la diffusion des bonnes pratiques permettant de favoriser la mutualisation des connaissances et l'adoption des solutions IA.</w:t>
            </w:r>
            <w:r w:rsidR="00FA0794">
              <w:rPr>
                <w:shd w:val="clear" w:color="auto" w:fill="FFFFFF"/>
              </w:rPr>
              <w:t xml:space="preserve"> </w:t>
            </w:r>
          </w:p>
          <w:p w14:paraId="5B20E5E7" w14:textId="72606540" w:rsidR="00FA0794" w:rsidRPr="000F6592" w:rsidRDefault="00AE00D6" w:rsidP="00876705">
            <w:pPr>
              <w:spacing w:after="200" w:line="276" w:lineRule="auto"/>
            </w:pPr>
            <w:r>
              <w:t xml:space="preserve">Notre dispositif met en place une newsletter afin de présenter les succès, détailler les cas d’usage, illustrer les bonnes pratiques, limites et contraintes ainsi que l’état des connaissances et référentiels à disposition des modèles d’IA. Elle permettra à la communauté de donner du </w:t>
            </w:r>
            <w:r w:rsidRPr="00AE00D6">
              <w:rPr>
                <w:i/>
                <w:iCs/>
              </w:rPr>
              <w:t>feedback</w:t>
            </w:r>
            <w:r>
              <w:t xml:space="preserve"> via des mini quizz et des enquêtes pour orienter les futurs contenus et l’animation de la communauté.</w:t>
            </w:r>
            <w:r w:rsidR="00876705">
              <w:t xml:space="preserve"> </w:t>
            </w:r>
          </w:p>
        </w:tc>
      </w:tr>
      <w:tr w:rsidR="003331FF" w:rsidRPr="000F6592" w14:paraId="3BC32420" w14:textId="77777777" w:rsidTr="00234E1A">
        <w:trPr>
          <w:trHeight w:val="300"/>
        </w:trPr>
        <w:tc>
          <w:tcPr>
            <w:tcW w:w="3399" w:type="dxa"/>
            <w:gridSpan w:val="2"/>
            <w:tcBorders>
              <w:top w:val="single" w:sz="8" w:space="0" w:color="001A70"/>
              <w:left w:val="single" w:sz="8" w:space="0" w:color="001A70"/>
              <w:bottom w:val="single" w:sz="8" w:space="0" w:color="001A70"/>
              <w:right w:val="single" w:sz="8" w:space="0" w:color="001A70"/>
            </w:tcBorders>
            <w:shd w:val="clear" w:color="auto" w:fill="C5EFFF" w:themeFill="accent1" w:themeFillTint="33"/>
            <w:tcMar>
              <w:left w:w="108" w:type="dxa"/>
              <w:right w:w="108" w:type="dxa"/>
            </w:tcMar>
            <w:vAlign w:val="center"/>
          </w:tcPr>
          <w:p w14:paraId="3C85F7A5" w14:textId="77777777" w:rsidR="003331FF" w:rsidRPr="000F6592" w:rsidRDefault="003331FF" w:rsidP="00234E1A">
            <w:pPr>
              <w:spacing w:before="60" w:line="276" w:lineRule="auto"/>
            </w:pPr>
            <w:r w:rsidRPr="000F6592">
              <w:rPr>
                <w:rFonts w:eastAsia="Arial" w:cs="Arial"/>
                <w:i/>
                <w:iCs/>
                <w:color w:val="818181"/>
                <w:sz w:val="16"/>
                <w:szCs w:val="16"/>
              </w:rPr>
              <w:t>Livrable (s) :</w:t>
            </w:r>
          </w:p>
          <w:p w14:paraId="422D70AD" w14:textId="77777777" w:rsidR="003331FF" w:rsidRPr="00AE00D6" w:rsidRDefault="003331FF">
            <w:pPr>
              <w:pStyle w:val="Paragraphedeliste"/>
              <w:numPr>
                <w:ilvl w:val="0"/>
                <w:numId w:val="5"/>
              </w:numPr>
              <w:spacing w:after="200"/>
              <w:ind w:left="284"/>
            </w:pPr>
            <w:r w:rsidRPr="000F6592">
              <w:rPr>
                <w:rFonts w:eastAsia="Arial" w:cs="Arial"/>
                <w:color w:val="000000"/>
              </w:rPr>
              <w:t>CR de réunion d’ateliers et de REX sur les cas d’usages</w:t>
            </w:r>
            <w:r w:rsidR="00AE00D6">
              <w:rPr>
                <w:rFonts w:eastAsia="Arial" w:cs="Arial"/>
                <w:color w:val="000000"/>
              </w:rPr>
              <w:t> ;</w:t>
            </w:r>
          </w:p>
          <w:p w14:paraId="78DBE732" w14:textId="77777777" w:rsidR="00AE00D6" w:rsidRPr="00AE00D6" w:rsidRDefault="00AE00D6">
            <w:pPr>
              <w:pStyle w:val="Paragraphedeliste"/>
              <w:numPr>
                <w:ilvl w:val="0"/>
                <w:numId w:val="5"/>
              </w:numPr>
              <w:spacing w:after="200"/>
              <w:ind w:left="284"/>
            </w:pPr>
            <w:r w:rsidRPr="00AE00D6">
              <w:t>Supports de formation et ateliers pratiques ;</w:t>
            </w:r>
          </w:p>
          <w:p w14:paraId="7A7A36CD" w14:textId="099168E0" w:rsidR="00AE00D6" w:rsidRPr="000F6592" w:rsidRDefault="00AE00D6">
            <w:pPr>
              <w:pStyle w:val="Paragraphedeliste"/>
              <w:numPr>
                <w:ilvl w:val="0"/>
                <w:numId w:val="5"/>
              </w:numPr>
              <w:spacing w:after="200"/>
              <w:ind w:left="284"/>
            </w:pPr>
            <w:r>
              <w:t>Newsletter et KPI de sondage</w:t>
            </w:r>
          </w:p>
        </w:tc>
        <w:tc>
          <w:tcPr>
            <w:tcW w:w="2908" w:type="dxa"/>
            <w:tcBorders>
              <w:top w:val="nil"/>
              <w:left w:val="nil"/>
              <w:bottom w:val="single" w:sz="8" w:space="0" w:color="001A70"/>
              <w:right w:val="single" w:sz="8" w:space="0" w:color="001A70"/>
            </w:tcBorders>
            <w:shd w:val="clear" w:color="auto" w:fill="C5EFFF" w:themeFill="accent1" w:themeFillTint="33"/>
            <w:tcMar>
              <w:left w:w="108" w:type="dxa"/>
              <w:right w:w="108" w:type="dxa"/>
            </w:tcMar>
          </w:tcPr>
          <w:p w14:paraId="3D9549B6" w14:textId="77777777" w:rsidR="003331FF" w:rsidRPr="000F6592" w:rsidRDefault="003331FF" w:rsidP="00234E1A">
            <w:pPr>
              <w:spacing w:before="60" w:line="276" w:lineRule="auto"/>
            </w:pPr>
            <w:r w:rsidRPr="000F6592">
              <w:rPr>
                <w:rFonts w:eastAsia="Arial" w:cs="Arial"/>
                <w:i/>
                <w:iCs/>
                <w:color w:val="818181"/>
                <w:sz w:val="16"/>
                <w:szCs w:val="16"/>
              </w:rPr>
              <w:t>Contrôle de l’atteinte des résultats :</w:t>
            </w:r>
          </w:p>
          <w:p w14:paraId="2339B30B" w14:textId="77777777" w:rsidR="003331FF" w:rsidRPr="000F6592" w:rsidRDefault="003331FF" w:rsidP="00234E1A">
            <w:pPr>
              <w:spacing w:after="200"/>
            </w:pPr>
            <w:r w:rsidRPr="000F6592">
              <w:rPr>
                <w:rFonts w:eastAsia="Arial" w:cs="Arial"/>
                <w:color w:val="000000"/>
              </w:rPr>
              <w:t>Efficience des instances de formation et d’animation technique</w:t>
            </w:r>
          </w:p>
        </w:tc>
        <w:tc>
          <w:tcPr>
            <w:tcW w:w="4149" w:type="dxa"/>
            <w:tcBorders>
              <w:top w:val="nil"/>
              <w:left w:val="single" w:sz="8" w:space="0" w:color="001A70"/>
              <w:bottom w:val="single" w:sz="8" w:space="0" w:color="001A70"/>
              <w:right w:val="single" w:sz="8" w:space="0" w:color="001A70"/>
            </w:tcBorders>
            <w:shd w:val="clear" w:color="auto" w:fill="C5EFFF" w:themeFill="accent1" w:themeFillTint="33"/>
            <w:tcMar>
              <w:left w:w="108" w:type="dxa"/>
              <w:right w:w="108" w:type="dxa"/>
            </w:tcMar>
          </w:tcPr>
          <w:p w14:paraId="7796845C" w14:textId="77777777" w:rsidR="003331FF" w:rsidRPr="000F6592" w:rsidRDefault="003331FF" w:rsidP="00234E1A">
            <w:pPr>
              <w:spacing w:before="60" w:line="276" w:lineRule="auto"/>
              <w:rPr>
                <w:rFonts w:ascii="Arial" w:eastAsia="Arial" w:hAnsi="Arial" w:cs="Arial"/>
                <w:color w:val="auto"/>
                <w:sz w:val="16"/>
                <w:szCs w:val="16"/>
              </w:rPr>
            </w:pPr>
            <w:r w:rsidRPr="000F6592">
              <w:rPr>
                <w:rFonts w:ascii="Arial" w:eastAsia="Arial" w:hAnsi="Arial" w:cs="Arial"/>
                <w:i/>
                <w:iCs/>
                <w:color w:val="auto"/>
                <w:sz w:val="16"/>
                <w:szCs w:val="16"/>
              </w:rPr>
              <w:t>Niveau de service à atteindre et pénalité associée :</w:t>
            </w:r>
          </w:p>
          <w:p w14:paraId="6460B5AE" w14:textId="77777777" w:rsidR="003331FF" w:rsidRPr="000F6592" w:rsidRDefault="003331FF">
            <w:pPr>
              <w:pStyle w:val="Paragraphedeliste"/>
              <w:numPr>
                <w:ilvl w:val="0"/>
                <w:numId w:val="4"/>
              </w:numPr>
              <w:spacing w:before="60" w:after="60"/>
              <w:ind w:left="488"/>
              <w:rPr>
                <w:rFonts w:ascii="Arial" w:eastAsia="Arial" w:hAnsi="Arial" w:cs="Arial"/>
                <w:color w:val="auto"/>
                <w:sz w:val="16"/>
                <w:szCs w:val="16"/>
              </w:rPr>
            </w:pPr>
            <w:r w:rsidRPr="000F6592">
              <w:rPr>
                <w:rFonts w:ascii="Arial" w:eastAsia="Arial" w:hAnsi="Arial" w:cs="Arial"/>
                <w:i/>
                <w:iCs/>
                <w:color w:val="auto"/>
                <w:sz w:val="16"/>
                <w:szCs w:val="16"/>
              </w:rPr>
              <w:t>Aucun retard sur la livraison initiale</w:t>
            </w:r>
          </w:p>
          <w:p w14:paraId="6D26C294" w14:textId="77777777" w:rsidR="003331FF" w:rsidRPr="000F6592" w:rsidRDefault="003331FF">
            <w:pPr>
              <w:pStyle w:val="Paragraphedeliste"/>
              <w:numPr>
                <w:ilvl w:val="0"/>
                <w:numId w:val="4"/>
              </w:numPr>
              <w:spacing w:before="60" w:after="60"/>
              <w:ind w:left="488"/>
              <w:rPr>
                <w:rFonts w:ascii="Arial" w:eastAsia="Arial" w:hAnsi="Arial" w:cs="Arial"/>
                <w:color w:val="auto"/>
                <w:sz w:val="16"/>
                <w:szCs w:val="16"/>
              </w:rPr>
            </w:pPr>
            <w:r w:rsidRPr="000F6592">
              <w:rPr>
                <w:rFonts w:ascii="Arial" w:eastAsia="Arial" w:hAnsi="Arial" w:cs="Arial"/>
                <w:i/>
                <w:iCs/>
                <w:color w:val="auto"/>
                <w:sz w:val="16"/>
                <w:szCs w:val="16"/>
              </w:rPr>
              <w:t>100 euros HT par livrable non fourni</w:t>
            </w:r>
          </w:p>
          <w:p w14:paraId="030396F7" w14:textId="77777777" w:rsidR="003331FF" w:rsidRPr="000F6592" w:rsidRDefault="003331FF" w:rsidP="00234E1A">
            <w:pPr>
              <w:pStyle w:val="Sansinterligne"/>
              <w:jc w:val="center"/>
              <w:rPr>
                <w:rFonts w:ascii="Enedis" w:hAnsi="Enedis"/>
              </w:rPr>
            </w:pPr>
          </w:p>
        </w:tc>
      </w:tr>
    </w:tbl>
    <w:p w14:paraId="484DA16A" w14:textId="77777777" w:rsidR="003331FF" w:rsidRPr="000F6592" w:rsidRDefault="003331FF" w:rsidP="003331FF"/>
    <w:p w14:paraId="16ED9254" w14:textId="77777777" w:rsidR="00FB47C6" w:rsidRDefault="00FB47C6">
      <w:r>
        <w:br w:type="page"/>
      </w:r>
    </w:p>
    <w:tbl>
      <w:tblPr>
        <w:tblStyle w:val="Grilledutableau"/>
        <w:tblW w:w="0" w:type="auto"/>
        <w:tblLook w:val="04A0" w:firstRow="1" w:lastRow="0" w:firstColumn="1" w:lastColumn="0" w:noHBand="0" w:noVBand="1"/>
      </w:tblPr>
      <w:tblGrid>
        <w:gridCol w:w="1784"/>
        <w:gridCol w:w="1318"/>
        <w:gridCol w:w="3332"/>
        <w:gridCol w:w="4100"/>
      </w:tblGrid>
      <w:tr w:rsidR="003331FF" w:rsidRPr="000F6592" w14:paraId="056C3E46" w14:textId="77777777" w:rsidTr="00234E1A">
        <w:trPr>
          <w:trHeight w:val="420"/>
        </w:trPr>
        <w:tc>
          <w:tcPr>
            <w:tcW w:w="1657" w:type="dxa"/>
            <w:tcBorders>
              <w:top w:val="single" w:sz="8" w:space="0" w:color="001A70"/>
              <w:left w:val="single" w:sz="8" w:space="0" w:color="001A70"/>
              <w:bottom w:val="single" w:sz="8" w:space="0" w:color="001A70"/>
              <w:right w:val="single" w:sz="8" w:space="0" w:color="001A70"/>
            </w:tcBorders>
            <w:shd w:val="clear" w:color="auto" w:fill="C5EFFF" w:themeFill="accent1" w:themeFillTint="33"/>
            <w:tcMar>
              <w:left w:w="108" w:type="dxa"/>
              <w:right w:w="108" w:type="dxa"/>
            </w:tcMar>
            <w:vAlign w:val="center"/>
          </w:tcPr>
          <w:p w14:paraId="65363C6B" w14:textId="21280251" w:rsidR="003331FF" w:rsidRPr="000F6592" w:rsidRDefault="003331FF" w:rsidP="00234E1A">
            <w:r w:rsidRPr="000F6592">
              <w:rPr>
                <w:rFonts w:eastAsia="Enedis" w:cs="Enedis"/>
                <w:b/>
                <w:bCs/>
                <w:color w:val="000000"/>
              </w:rPr>
              <w:lastRenderedPageBreak/>
              <w:t>TECH-7</w:t>
            </w:r>
          </w:p>
        </w:tc>
        <w:tc>
          <w:tcPr>
            <w:tcW w:w="8799" w:type="dxa"/>
            <w:gridSpan w:val="3"/>
            <w:tcBorders>
              <w:top w:val="single" w:sz="8" w:space="0" w:color="001A70"/>
              <w:left w:val="single" w:sz="8" w:space="0" w:color="001A70"/>
              <w:bottom w:val="single" w:sz="8" w:space="0" w:color="001A70"/>
              <w:right w:val="single" w:sz="8" w:space="0" w:color="001A70"/>
            </w:tcBorders>
            <w:shd w:val="clear" w:color="auto" w:fill="C5EFFF" w:themeFill="accent1" w:themeFillTint="33"/>
            <w:tcMar>
              <w:left w:w="108" w:type="dxa"/>
              <w:right w:w="108" w:type="dxa"/>
            </w:tcMar>
            <w:vAlign w:val="center"/>
          </w:tcPr>
          <w:p w14:paraId="6CB8B7B3" w14:textId="77777777" w:rsidR="003331FF" w:rsidRPr="000F6592" w:rsidRDefault="003331FF" w:rsidP="00234E1A">
            <w:commentRangeStart w:id="30"/>
            <w:r w:rsidRPr="000F6592">
              <w:rPr>
                <w:rFonts w:eastAsia="Enedis" w:cs="Enedis"/>
                <w:b/>
                <w:bCs/>
                <w:color w:val="000000"/>
              </w:rPr>
              <w:t>Garantir la coordination des usages avec la cellule IA de l’entreprise « Cœur IA » et les usages spécifiques IT avec la communauté IA de la DSI « Connect IA »</w:t>
            </w:r>
            <w:commentRangeEnd w:id="30"/>
            <w:r w:rsidR="00BC4649" w:rsidRPr="000F6592">
              <w:rPr>
                <w:rStyle w:val="Marquedecommentaire"/>
                <w:sz w:val="20"/>
                <w:szCs w:val="20"/>
              </w:rPr>
              <w:commentReference w:id="30"/>
            </w:r>
          </w:p>
        </w:tc>
      </w:tr>
      <w:tr w:rsidR="003331FF" w:rsidRPr="000F6592" w14:paraId="042640ED" w14:textId="77777777" w:rsidTr="00234E1A">
        <w:trPr>
          <w:trHeight w:val="300"/>
        </w:trPr>
        <w:tc>
          <w:tcPr>
            <w:tcW w:w="10456" w:type="dxa"/>
            <w:gridSpan w:val="4"/>
            <w:tcBorders>
              <w:top w:val="single" w:sz="8" w:space="0" w:color="001A70"/>
              <w:left w:val="single" w:sz="8" w:space="0" w:color="001A70"/>
              <w:bottom w:val="single" w:sz="8" w:space="0" w:color="001A70"/>
              <w:right w:val="single" w:sz="8" w:space="0" w:color="001A70"/>
            </w:tcBorders>
            <w:tcMar>
              <w:left w:w="108" w:type="dxa"/>
              <w:right w:w="108" w:type="dxa"/>
            </w:tcMar>
          </w:tcPr>
          <w:p w14:paraId="34E405E4" w14:textId="7BD2CB0B" w:rsidR="00256677" w:rsidRPr="000F6592" w:rsidRDefault="00256677" w:rsidP="00256677">
            <w:pPr>
              <w:spacing w:after="200" w:line="276" w:lineRule="auto"/>
              <w:rPr>
                <w:shd w:val="clear" w:color="auto" w:fill="FFFFFF"/>
              </w:rPr>
            </w:pPr>
            <w:r w:rsidRPr="000F6592">
              <w:rPr>
                <w:shd w:val="clear" w:color="auto" w:fill="FFFFFF"/>
              </w:rPr>
              <w:t>Yélé Consulting assurera la coordination des initiatives IA du GTAR avec les dispositifs transverses d'Enedis</w:t>
            </w:r>
            <w:r w:rsidR="006618C6">
              <w:rPr>
                <w:shd w:val="clear" w:color="auto" w:fill="FFFFFF"/>
              </w:rPr>
              <w:t xml:space="preserve"> – </w:t>
            </w:r>
            <w:r w:rsidR="006618C6" w:rsidRPr="00CA72D7">
              <w:rPr>
                <w:shd w:val="clear" w:color="auto" w:fill="FFFFFF"/>
              </w:rPr>
              <w:t>Cœur</w:t>
            </w:r>
            <w:r w:rsidR="006618C6">
              <w:rPr>
                <w:shd w:val="clear" w:color="auto" w:fill="FFFFFF"/>
              </w:rPr>
              <w:t xml:space="preserve"> </w:t>
            </w:r>
            <w:r w:rsidR="006618C6" w:rsidRPr="00CA72D7">
              <w:rPr>
                <w:shd w:val="clear" w:color="auto" w:fill="FFFFFF"/>
              </w:rPr>
              <w:t>IA et Connect IA</w:t>
            </w:r>
            <w:r w:rsidR="006618C6">
              <w:rPr>
                <w:shd w:val="clear" w:color="auto" w:fill="FFFFFF"/>
              </w:rPr>
              <w:t xml:space="preserve"> –</w:t>
            </w:r>
            <w:r w:rsidR="00AE00D6">
              <w:rPr>
                <w:shd w:val="clear" w:color="auto" w:fill="FFFFFF"/>
              </w:rPr>
              <w:t xml:space="preserve"> afin</w:t>
            </w:r>
            <w:r w:rsidR="006618C6">
              <w:rPr>
                <w:shd w:val="clear" w:color="auto" w:fill="FFFFFF"/>
              </w:rPr>
              <w:t xml:space="preserve"> </w:t>
            </w:r>
            <w:r w:rsidR="00AE00D6">
              <w:rPr>
                <w:shd w:val="clear" w:color="auto" w:fill="FFFFFF"/>
              </w:rPr>
              <w:t xml:space="preserve">de garantir </w:t>
            </w:r>
            <w:r w:rsidR="003A447E">
              <w:rPr>
                <w:shd w:val="clear" w:color="auto" w:fill="FFFFFF"/>
              </w:rPr>
              <w:t>autant l’</w:t>
            </w:r>
            <w:r w:rsidR="00AE00D6">
              <w:rPr>
                <w:shd w:val="clear" w:color="auto" w:fill="FFFFFF"/>
              </w:rPr>
              <w:t xml:space="preserve">alignement </w:t>
            </w:r>
            <w:r w:rsidR="003A447E">
              <w:rPr>
                <w:shd w:val="clear" w:color="auto" w:fill="FFFFFF"/>
              </w:rPr>
              <w:t>que l’</w:t>
            </w:r>
            <w:r w:rsidR="00AE00D6">
              <w:rPr>
                <w:shd w:val="clear" w:color="auto" w:fill="FFFFFF"/>
              </w:rPr>
              <w:t>intégration dans l’écosystème IA de l’entreprise ainsi que la mutualisation des efforts, des outils et des usages</w:t>
            </w:r>
            <w:r w:rsidRPr="000F6592">
              <w:rPr>
                <w:shd w:val="clear" w:color="auto" w:fill="FFFFFF"/>
              </w:rPr>
              <w:t>.</w:t>
            </w:r>
            <w:r w:rsidR="00153951">
              <w:rPr>
                <w:shd w:val="clear" w:color="auto" w:fill="FFFFFF"/>
              </w:rPr>
              <w:t xml:space="preserve"> </w:t>
            </w:r>
            <w:r w:rsidR="00F44D99">
              <w:rPr>
                <w:shd w:val="clear" w:color="auto" w:fill="FFFFFF"/>
              </w:rPr>
              <w:t xml:space="preserve">Notre ambition est de </w:t>
            </w:r>
            <w:r w:rsidR="00153951" w:rsidRPr="00CA72D7">
              <w:rPr>
                <w:shd w:val="clear" w:color="auto" w:fill="FFFFFF"/>
              </w:rPr>
              <w:t>permet</w:t>
            </w:r>
            <w:r w:rsidR="00F44D99">
              <w:rPr>
                <w:shd w:val="clear" w:color="auto" w:fill="FFFFFF"/>
              </w:rPr>
              <w:t>tre</w:t>
            </w:r>
            <w:r w:rsidR="00153951" w:rsidRPr="00CA72D7">
              <w:rPr>
                <w:shd w:val="clear" w:color="auto" w:fill="FFFFFF"/>
              </w:rPr>
              <w:t xml:space="preserve"> au GTAR de bénéficier pleinement de l'écosystème IA d'Enedis tout en contribuant activement à sa construction.</w:t>
            </w:r>
          </w:p>
          <w:p w14:paraId="12329487" w14:textId="16DAB545" w:rsidR="00CA72D7" w:rsidRPr="00CA72D7" w:rsidRDefault="00153951" w:rsidP="00CA72D7">
            <w:pPr>
              <w:spacing w:after="200" w:line="276" w:lineRule="auto"/>
              <w:rPr>
                <w:shd w:val="clear" w:color="auto" w:fill="FFFFFF"/>
              </w:rPr>
            </w:pPr>
            <w:r w:rsidRPr="00153951">
              <w:rPr>
                <w:noProof/>
                <w:shd w:val="clear" w:color="auto" w:fill="FFFFFF"/>
              </w:rPr>
              <w:drawing>
                <wp:inline distT="0" distB="0" distL="0" distR="0" wp14:anchorId="15E4D11A" wp14:editId="06368B18">
                  <wp:extent cx="6551930" cy="819785"/>
                  <wp:effectExtent l="0" t="0" r="1270" b="0"/>
                  <wp:docPr id="206421441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214415" name=""/>
                          <pic:cNvPicPr/>
                        </pic:nvPicPr>
                        <pic:blipFill>
                          <a:blip r:embed="rId29"/>
                          <a:stretch>
                            <a:fillRect/>
                          </a:stretch>
                        </pic:blipFill>
                        <pic:spPr>
                          <a:xfrm>
                            <a:off x="0" y="0"/>
                            <a:ext cx="6551930" cy="819785"/>
                          </a:xfrm>
                          <a:prstGeom prst="rect">
                            <a:avLst/>
                          </a:prstGeom>
                        </pic:spPr>
                      </pic:pic>
                    </a:graphicData>
                  </a:graphic>
                </wp:inline>
              </w:drawing>
            </w:r>
          </w:p>
          <w:p w14:paraId="40C91EAF" w14:textId="47DA7B9C" w:rsidR="00AE00D6" w:rsidRDefault="00256677" w:rsidP="00256677">
            <w:pPr>
              <w:spacing w:after="200" w:line="276" w:lineRule="auto"/>
              <w:rPr>
                <w:shd w:val="clear" w:color="auto" w:fill="FFFFFF"/>
              </w:rPr>
            </w:pPr>
            <w:r w:rsidRPr="000F6592">
              <w:rPr>
                <w:shd w:val="clear" w:color="auto" w:fill="FFFFFF"/>
              </w:rPr>
              <w:t xml:space="preserve">Le dispositif participe aux instances de gouvernance, partage </w:t>
            </w:r>
            <w:r w:rsidR="00AE00D6">
              <w:rPr>
                <w:shd w:val="clear" w:color="auto" w:fill="FFFFFF"/>
              </w:rPr>
              <w:t>s</w:t>
            </w:r>
            <w:r w:rsidRPr="000F6592">
              <w:rPr>
                <w:shd w:val="clear" w:color="auto" w:fill="FFFFFF"/>
              </w:rPr>
              <w:t>es retours d'expérience, contribue à la diffusion des standards d'entreprise et veille à l'alignement des initiatives GTAR avec les orientations portées par Cœur IA et Connect IA.</w:t>
            </w:r>
            <w:r w:rsidR="00AE00D6">
              <w:rPr>
                <w:shd w:val="clear" w:color="auto" w:fill="FFFFFF"/>
              </w:rPr>
              <w:t xml:space="preserve"> Nos objectifs sont de :</w:t>
            </w:r>
          </w:p>
          <w:p w14:paraId="4A68ACCB" w14:textId="4B16D04F" w:rsidR="00AE00D6" w:rsidRDefault="00AE00D6">
            <w:pPr>
              <w:pStyle w:val="Paragraphedeliste"/>
              <w:numPr>
                <w:ilvl w:val="0"/>
                <w:numId w:val="17"/>
              </w:numPr>
              <w:spacing w:after="200" w:line="276" w:lineRule="auto"/>
              <w:rPr>
                <w:shd w:val="clear" w:color="auto" w:fill="FFFFFF"/>
              </w:rPr>
            </w:pPr>
            <w:r>
              <w:rPr>
                <w:shd w:val="clear" w:color="auto" w:fill="FFFFFF"/>
              </w:rPr>
              <w:t>Intégrer les orientations stratégiques et feuille de route IA de l’entreprise à celles du GTAR ;</w:t>
            </w:r>
          </w:p>
          <w:p w14:paraId="01FE12E1" w14:textId="4B67E529" w:rsidR="00AE00D6" w:rsidRDefault="00AE00D6">
            <w:pPr>
              <w:pStyle w:val="Paragraphedeliste"/>
              <w:numPr>
                <w:ilvl w:val="0"/>
                <w:numId w:val="17"/>
              </w:numPr>
              <w:spacing w:after="200" w:line="276" w:lineRule="auto"/>
              <w:rPr>
                <w:shd w:val="clear" w:color="auto" w:fill="FFFFFF"/>
              </w:rPr>
            </w:pPr>
            <w:r>
              <w:rPr>
                <w:shd w:val="clear" w:color="auto" w:fill="FFFFFF"/>
              </w:rPr>
              <w:t>Permettre au GTAR d’être relai et contributeur des standards, méthodes et bonnes pratiques ;</w:t>
            </w:r>
          </w:p>
          <w:p w14:paraId="38869E44" w14:textId="23DE5AEC" w:rsidR="00AE00D6" w:rsidRDefault="00AE00D6">
            <w:pPr>
              <w:pStyle w:val="Paragraphedeliste"/>
              <w:numPr>
                <w:ilvl w:val="0"/>
                <w:numId w:val="17"/>
              </w:numPr>
              <w:spacing w:after="200" w:line="276" w:lineRule="auto"/>
              <w:rPr>
                <w:shd w:val="clear" w:color="auto" w:fill="FFFFFF"/>
              </w:rPr>
            </w:pPr>
            <w:r>
              <w:rPr>
                <w:shd w:val="clear" w:color="auto" w:fill="FFFFFF"/>
              </w:rPr>
              <w:t>Rationaliser les initiatives et transformer les opportunités (réplicabilité, adaptabilité, réutilisation des solutions / cas d’usage) ;</w:t>
            </w:r>
          </w:p>
          <w:p w14:paraId="6BF028C1" w14:textId="67898DC5" w:rsidR="00AE00D6" w:rsidRDefault="00AE00D6">
            <w:pPr>
              <w:pStyle w:val="Paragraphedeliste"/>
              <w:numPr>
                <w:ilvl w:val="0"/>
                <w:numId w:val="17"/>
              </w:numPr>
              <w:spacing w:after="200" w:line="276" w:lineRule="auto"/>
              <w:rPr>
                <w:shd w:val="clear" w:color="auto" w:fill="FFFFFF"/>
              </w:rPr>
            </w:pPr>
            <w:r>
              <w:rPr>
                <w:shd w:val="clear" w:color="auto" w:fill="FFFFFF"/>
              </w:rPr>
              <w:t>Valoriser les réalisations et les retours d’expérience du GTAR ;</w:t>
            </w:r>
          </w:p>
          <w:p w14:paraId="2067D8F7" w14:textId="1736EEBB" w:rsidR="00AE00D6" w:rsidRDefault="00AE00D6">
            <w:pPr>
              <w:pStyle w:val="Paragraphedeliste"/>
              <w:numPr>
                <w:ilvl w:val="0"/>
                <w:numId w:val="17"/>
              </w:numPr>
              <w:spacing w:after="200" w:line="276" w:lineRule="auto"/>
              <w:rPr>
                <w:shd w:val="clear" w:color="auto" w:fill="FFFFFF"/>
              </w:rPr>
            </w:pPr>
            <w:r>
              <w:rPr>
                <w:shd w:val="clear" w:color="auto" w:fill="FFFFFF"/>
              </w:rPr>
              <w:t>Communiquer sur la feuille de route, les outils industrialisés et le patrimoine documentaire mis à disposition ;</w:t>
            </w:r>
          </w:p>
          <w:p w14:paraId="3A17253D" w14:textId="7A583CE2" w:rsidR="00AE00D6" w:rsidRPr="00F971E3" w:rsidRDefault="00AE00D6" w:rsidP="00922D56">
            <w:pPr>
              <w:pStyle w:val="Paragraphedeliste"/>
              <w:numPr>
                <w:ilvl w:val="0"/>
                <w:numId w:val="17"/>
              </w:numPr>
              <w:spacing w:after="200" w:line="276" w:lineRule="auto"/>
              <w:rPr>
                <w:shd w:val="clear" w:color="auto" w:fill="FFFFFF"/>
              </w:rPr>
            </w:pPr>
            <w:r w:rsidRPr="00F971E3">
              <w:rPr>
                <w:shd w:val="clear" w:color="auto" w:fill="FFFFFF"/>
              </w:rPr>
              <w:t>Réaliser des instances de partage et de mutualisation (REX, bonnes pratiques, définition des standards et des recommandations, plans d’actions…) autant sur la conception fonctionnel et technique d’outils que sur l’animation de la communauté et les parcours de montée en compétences.</w:t>
            </w:r>
          </w:p>
          <w:p w14:paraId="6359B94A" w14:textId="279274F2" w:rsidR="003331FF" w:rsidRPr="000F6592" w:rsidRDefault="00642313" w:rsidP="00256677">
            <w:pPr>
              <w:spacing w:after="200" w:line="276" w:lineRule="auto"/>
            </w:pPr>
            <w:r w:rsidRPr="00876705">
              <w:t>Le dispositif contribue également à promouvoir</w:t>
            </w:r>
            <w:r w:rsidR="002E6528">
              <w:t>,</w:t>
            </w:r>
            <w:r w:rsidRPr="00876705">
              <w:t xml:space="preserve"> auprès de Cœur IA et Connect IA</w:t>
            </w:r>
            <w:r w:rsidR="002E6528">
              <w:t>,</w:t>
            </w:r>
            <w:r w:rsidRPr="00876705">
              <w:t xml:space="preserve"> les innovations</w:t>
            </w:r>
            <w:r w:rsidR="002E6528">
              <w:t xml:space="preserve">, les </w:t>
            </w:r>
            <w:r w:rsidRPr="00876705">
              <w:t>retours d'expérience</w:t>
            </w:r>
            <w:r w:rsidR="002E6528">
              <w:t xml:space="preserve">, les </w:t>
            </w:r>
            <w:r w:rsidR="002E6528" w:rsidRPr="002E6528">
              <w:rPr>
                <w:i/>
                <w:iCs/>
              </w:rPr>
              <w:t>success stories</w:t>
            </w:r>
            <w:r w:rsidRPr="00876705">
              <w:t xml:space="preserve"> du GTAR</w:t>
            </w:r>
            <w:r w:rsidR="000510DF">
              <w:t xml:space="preserve"> et</w:t>
            </w:r>
            <w:r>
              <w:rPr>
                <w:shd w:val="clear" w:color="auto" w:fill="FFFFFF"/>
              </w:rPr>
              <w:t xml:space="preserve"> </w:t>
            </w:r>
            <w:r w:rsidR="00AE00D6">
              <w:rPr>
                <w:shd w:val="clear" w:color="auto" w:fill="FFFFFF"/>
              </w:rPr>
              <w:t xml:space="preserve">contribue à </w:t>
            </w:r>
            <w:r w:rsidR="000510DF">
              <w:rPr>
                <w:shd w:val="clear" w:color="auto" w:fill="FFFFFF"/>
              </w:rPr>
              <w:t xml:space="preserve">le </w:t>
            </w:r>
            <w:r w:rsidR="00AE00D6">
              <w:rPr>
                <w:shd w:val="clear" w:color="auto" w:fill="FFFFFF"/>
              </w:rPr>
              <w:t>positionner en acteur et contributeur reconnu de l’écosystème IA à l’échelle de l’entreprise.</w:t>
            </w:r>
          </w:p>
        </w:tc>
      </w:tr>
      <w:tr w:rsidR="003331FF" w:rsidRPr="000F6592" w14:paraId="3ACB398C" w14:textId="77777777" w:rsidTr="00234E1A">
        <w:trPr>
          <w:trHeight w:val="300"/>
        </w:trPr>
        <w:tc>
          <w:tcPr>
            <w:tcW w:w="3399" w:type="dxa"/>
            <w:gridSpan w:val="2"/>
            <w:tcBorders>
              <w:top w:val="single" w:sz="8" w:space="0" w:color="001A70"/>
              <w:left w:val="single" w:sz="8" w:space="0" w:color="001A70"/>
              <w:bottom w:val="single" w:sz="8" w:space="0" w:color="001A70"/>
              <w:right w:val="single" w:sz="8" w:space="0" w:color="001A70"/>
            </w:tcBorders>
            <w:shd w:val="clear" w:color="auto" w:fill="C5EFFF" w:themeFill="accent1" w:themeFillTint="33"/>
            <w:tcMar>
              <w:left w:w="108" w:type="dxa"/>
              <w:right w:w="108" w:type="dxa"/>
            </w:tcMar>
            <w:vAlign w:val="center"/>
          </w:tcPr>
          <w:p w14:paraId="4A956CEF" w14:textId="77777777" w:rsidR="003331FF" w:rsidRPr="000F6592" w:rsidRDefault="003331FF" w:rsidP="00234E1A">
            <w:pPr>
              <w:spacing w:before="60" w:line="276" w:lineRule="auto"/>
            </w:pPr>
            <w:r w:rsidRPr="000F6592">
              <w:rPr>
                <w:rFonts w:eastAsia="Arial" w:cs="Arial"/>
                <w:i/>
                <w:iCs/>
                <w:color w:val="818181"/>
                <w:sz w:val="16"/>
                <w:szCs w:val="16"/>
              </w:rPr>
              <w:t>Livrable (s) :</w:t>
            </w:r>
          </w:p>
          <w:p w14:paraId="6180E670" w14:textId="77777777" w:rsidR="003331FF" w:rsidRPr="000F6592" w:rsidRDefault="003331FF">
            <w:pPr>
              <w:pStyle w:val="Paragraphedeliste"/>
              <w:numPr>
                <w:ilvl w:val="0"/>
                <w:numId w:val="5"/>
              </w:numPr>
              <w:spacing w:after="200"/>
              <w:ind w:left="284"/>
              <w:rPr>
                <w:rFonts w:cs="Arial"/>
                <w:color w:val="2B2B2B" w:themeColor="text1" w:themeShade="80"/>
              </w:rPr>
            </w:pPr>
            <w:r w:rsidRPr="000F6592">
              <w:rPr>
                <w:rFonts w:eastAsia="Arial" w:cs="Arial"/>
                <w:color w:val="000000"/>
              </w:rPr>
              <w:t xml:space="preserve">CR de réunion des cellules </w:t>
            </w:r>
            <w:r w:rsidRPr="000F6592">
              <w:rPr>
                <w:rFonts w:eastAsia="Arial" w:cs="Arial"/>
                <w:color w:val="2B2B2B" w:themeColor="text1" w:themeShade="80"/>
              </w:rPr>
              <w:t>transverses</w:t>
            </w:r>
          </w:p>
          <w:p w14:paraId="291539D2" w14:textId="77777777" w:rsidR="003331FF" w:rsidRPr="000F6592" w:rsidRDefault="003331FF">
            <w:pPr>
              <w:pStyle w:val="Paragraphedeliste"/>
              <w:numPr>
                <w:ilvl w:val="0"/>
                <w:numId w:val="5"/>
              </w:numPr>
              <w:spacing w:after="200"/>
              <w:ind w:left="284"/>
            </w:pPr>
            <w:r w:rsidRPr="000F6592">
              <w:rPr>
                <w:rFonts w:cs="Arial"/>
                <w:color w:val="2B2B2B" w:themeColor="text1" w:themeShade="80"/>
              </w:rPr>
              <w:t>Recueil des REX et bonnes pratiques</w:t>
            </w:r>
          </w:p>
        </w:tc>
        <w:tc>
          <w:tcPr>
            <w:tcW w:w="2908" w:type="dxa"/>
            <w:tcBorders>
              <w:top w:val="nil"/>
              <w:left w:val="nil"/>
              <w:bottom w:val="single" w:sz="8" w:space="0" w:color="001A70"/>
              <w:right w:val="single" w:sz="8" w:space="0" w:color="001A70"/>
            </w:tcBorders>
            <w:shd w:val="clear" w:color="auto" w:fill="C5EFFF" w:themeFill="accent1" w:themeFillTint="33"/>
            <w:tcMar>
              <w:left w:w="108" w:type="dxa"/>
              <w:right w:w="108" w:type="dxa"/>
            </w:tcMar>
          </w:tcPr>
          <w:p w14:paraId="2E57ECAE" w14:textId="77777777" w:rsidR="003331FF" w:rsidRPr="000F6592" w:rsidRDefault="003331FF" w:rsidP="00234E1A">
            <w:pPr>
              <w:spacing w:before="60" w:line="276" w:lineRule="auto"/>
            </w:pPr>
            <w:r w:rsidRPr="000F6592">
              <w:rPr>
                <w:rFonts w:eastAsia="Arial" w:cs="Arial"/>
                <w:i/>
                <w:iCs/>
                <w:color w:val="818181"/>
                <w:sz w:val="16"/>
                <w:szCs w:val="16"/>
              </w:rPr>
              <w:t>Contrôle de l’atteinte des résultats :</w:t>
            </w:r>
          </w:p>
          <w:p w14:paraId="7E1F9C4F" w14:textId="77777777" w:rsidR="003331FF" w:rsidRPr="000F6592" w:rsidRDefault="003331FF" w:rsidP="00234E1A">
            <w:pPr>
              <w:spacing w:after="200"/>
              <w:rPr>
                <w:rFonts w:eastAsia="Arial" w:cs="Arial"/>
                <w:color w:val="000000"/>
              </w:rPr>
            </w:pPr>
            <w:r w:rsidRPr="000F6592">
              <w:rPr>
                <w:rFonts w:eastAsia="Arial" w:cs="Arial"/>
                <w:color w:val="000000"/>
              </w:rPr>
              <w:t>Positionnement du GTAR au sein des entités actives autour des usages de l’IA</w:t>
            </w:r>
          </w:p>
          <w:p w14:paraId="1DBC7F62" w14:textId="77777777" w:rsidR="003331FF" w:rsidRPr="000F6592" w:rsidRDefault="003331FF" w:rsidP="00234E1A">
            <w:pPr>
              <w:spacing w:after="200"/>
            </w:pPr>
            <w:r w:rsidRPr="000F6592">
              <w:rPr>
                <w:rFonts w:eastAsia="Arial" w:cs="Arial"/>
                <w:color w:val="000000"/>
              </w:rPr>
              <w:t>Respect des bonnes pratiques et des orientations stratégiques de l’entreprise</w:t>
            </w:r>
          </w:p>
        </w:tc>
        <w:tc>
          <w:tcPr>
            <w:tcW w:w="4149" w:type="dxa"/>
            <w:tcBorders>
              <w:top w:val="nil"/>
              <w:left w:val="single" w:sz="8" w:space="0" w:color="001A70"/>
              <w:bottom w:val="single" w:sz="8" w:space="0" w:color="001A70"/>
              <w:right w:val="single" w:sz="8" w:space="0" w:color="001A70"/>
            </w:tcBorders>
            <w:shd w:val="clear" w:color="auto" w:fill="C5EFFF" w:themeFill="accent1" w:themeFillTint="33"/>
            <w:tcMar>
              <w:left w:w="108" w:type="dxa"/>
              <w:right w:w="108" w:type="dxa"/>
            </w:tcMar>
          </w:tcPr>
          <w:p w14:paraId="636F8FAB" w14:textId="77777777" w:rsidR="003331FF" w:rsidRPr="000F6592" w:rsidRDefault="003331FF" w:rsidP="00234E1A">
            <w:pPr>
              <w:spacing w:before="60" w:line="276" w:lineRule="auto"/>
              <w:rPr>
                <w:rFonts w:ascii="Arial" w:eastAsia="Arial" w:hAnsi="Arial" w:cs="Arial"/>
                <w:color w:val="auto"/>
                <w:sz w:val="16"/>
                <w:szCs w:val="16"/>
              </w:rPr>
            </w:pPr>
            <w:r w:rsidRPr="000F6592">
              <w:rPr>
                <w:rFonts w:ascii="Arial" w:eastAsia="Arial" w:hAnsi="Arial" w:cs="Arial"/>
                <w:i/>
                <w:iCs/>
                <w:color w:val="auto"/>
                <w:sz w:val="16"/>
                <w:szCs w:val="16"/>
              </w:rPr>
              <w:t>Niveau de service à atteindre et pénalité associée :</w:t>
            </w:r>
          </w:p>
          <w:p w14:paraId="49E76E62" w14:textId="77777777" w:rsidR="003331FF" w:rsidRPr="000F6592" w:rsidRDefault="003331FF">
            <w:pPr>
              <w:pStyle w:val="Paragraphedeliste"/>
              <w:numPr>
                <w:ilvl w:val="0"/>
                <w:numId w:val="4"/>
              </w:numPr>
              <w:spacing w:before="60" w:after="60"/>
              <w:ind w:left="488"/>
              <w:rPr>
                <w:rFonts w:ascii="Arial" w:eastAsia="Arial" w:hAnsi="Arial" w:cs="Arial"/>
                <w:color w:val="auto"/>
                <w:sz w:val="16"/>
                <w:szCs w:val="16"/>
              </w:rPr>
            </w:pPr>
            <w:r w:rsidRPr="000F6592">
              <w:rPr>
                <w:rFonts w:ascii="Arial" w:eastAsia="Arial" w:hAnsi="Arial" w:cs="Arial"/>
                <w:i/>
                <w:iCs/>
                <w:color w:val="auto"/>
                <w:sz w:val="16"/>
                <w:szCs w:val="16"/>
              </w:rPr>
              <w:t>Aucun retard sur la livraison initiale</w:t>
            </w:r>
          </w:p>
          <w:p w14:paraId="4E828895" w14:textId="77777777" w:rsidR="003331FF" w:rsidRPr="000F6592" w:rsidRDefault="003331FF">
            <w:pPr>
              <w:pStyle w:val="Paragraphedeliste"/>
              <w:numPr>
                <w:ilvl w:val="0"/>
                <w:numId w:val="4"/>
              </w:numPr>
              <w:spacing w:before="60" w:after="60"/>
              <w:ind w:left="488"/>
              <w:rPr>
                <w:rFonts w:ascii="Arial" w:eastAsia="Arial" w:hAnsi="Arial" w:cs="Arial"/>
                <w:color w:val="auto"/>
                <w:sz w:val="16"/>
                <w:szCs w:val="16"/>
              </w:rPr>
            </w:pPr>
            <w:r w:rsidRPr="000F6592">
              <w:rPr>
                <w:rFonts w:ascii="Arial" w:eastAsia="Arial" w:hAnsi="Arial" w:cs="Arial"/>
                <w:i/>
                <w:iCs/>
                <w:color w:val="auto"/>
                <w:sz w:val="16"/>
                <w:szCs w:val="16"/>
              </w:rPr>
              <w:t>100 euros HT par livrable non fourni</w:t>
            </w:r>
          </w:p>
          <w:p w14:paraId="00BE93F3" w14:textId="77777777" w:rsidR="003331FF" w:rsidRPr="000F6592" w:rsidRDefault="003331FF" w:rsidP="00234E1A">
            <w:pPr>
              <w:spacing w:before="60" w:line="276" w:lineRule="auto"/>
              <w:rPr>
                <w:rFonts w:eastAsia="Arial" w:cs="Arial"/>
                <w:i/>
                <w:iCs/>
                <w:color w:val="818181"/>
                <w:sz w:val="16"/>
                <w:szCs w:val="16"/>
              </w:rPr>
            </w:pPr>
          </w:p>
          <w:p w14:paraId="2A3E8042" w14:textId="77777777" w:rsidR="003331FF" w:rsidRPr="000F6592" w:rsidRDefault="003331FF" w:rsidP="00234E1A">
            <w:pPr>
              <w:pStyle w:val="Sansinterligne"/>
              <w:jc w:val="center"/>
              <w:rPr>
                <w:rFonts w:ascii="Enedis" w:hAnsi="Enedis"/>
              </w:rPr>
            </w:pPr>
          </w:p>
        </w:tc>
      </w:tr>
    </w:tbl>
    <w:p w14:paraId="01AA1158" w14:textId="77777777" w:rsidR="003331FF" w:rsidRPr="000F6592" w:rsidRDefault="003331FF" w:rsidP="00F42609">
      <w:pPr>
        <w:ind w:left="426"/>
        <w:rPr>
          <w:shd w:val="clear" w:color="auto" w:fill="FFFFFF"/>
        </w:rPr>
      </w:pPr>
    </w:p>
    <w:p w14:paraId="2F7DA54D" w14:textId="77777777" w:rsidR="003331FF" w:rsidRPr="000F6592" w:rsidRDefault="003331FF" w:rsidP="00F42609">
      <w:pPr>
        <w:ind w:left="426"/>
        <w:rPr>
          <w:shd w:val="clear" w:color="auto" w:fill="FFFFFF"/>
        </w:rPr>
      </w:pPr>
    </w:p>
    <w:p w14:paraId="05BBF5B4" w14:textId="77777777" w:rsidR="00F971E3" w:rsidRDefault="00F971E3">
      <w:pPr>
        <w:spacing w:before="0" w:after="0"/>
        <w:jc w:val="left"/>
        <w:rPr>
          <w:rFonts w:eastAsiaTheme="minorEastAsia" w:cstheme="minorBidi"/>
          <w:b/>
          <w:color w:val="005EB8" w:themeColor="background2"/>
          <w:sz w:val="24"/>
        </w:rPr>
      </w:pPr>
      <w:bookmarkStart w:id="31" w:name="_Toc238643791"/>
      <w:r>
        <w:br w:type="page"/>
      </w:r>
    </w:p>
    <w:p w14:paraId="42BA6B79" w14:textId="1785DEAB" w:rsidR="00F42609" w:rsidRPr="000F6592" w:rsidRDefault="00F40715" w:rsidP="00F40715">
      <w:pPr>
        <w:pStyle w:val="STitre1"/>
      </w:pPr>
      <w:r w:rsidRPr="000F6592">
        <w:lastRenderedPageBreak/>
        <w:t>C</w:t>
      </w:r>
      <w:r w:rsidR="003331FF" w:rsidRPr="000F6592">
        <w:t>ompétences requises</w:t>
      </w:r>
      <w:bookmarkEnd w:id="31"/>
      <w:r w:rsidRPr="000F6592">
        <w:t> </w:t>
      </w:r>
    </w:p>
    <w:tbl>
      <w:tblPr>
        <w:tblW w:w="10206" w:type="dxa"/>
        <w:tblBorders>
          <w:top w:val="outset" w:sz="6" w:space="0" w:color="auto"/>
          <w:left w:val="outset" w:sz="6" w:space="0" w:color="auto"/>
          <w:bottom w:val="outset" w:sz="6" w:space="0" w:color="auto"/>
          <w:right w:val="outset" w:sz="6" w:space="0" w:color="auto"/>
        </w:tblBorders>
        <w:tblCellMar>
          <w:left w:w="57" w:type="dxa"/>
          <w:right w:w="0" w:type="dxa"/>
        </w:tblCellMar>
        <w:tblLook w:val="04A0" w:firstRow="1" w:lastRow="0" w:firstColumn="1" w:lastColumn="0" w:noHBand="0" w:noVBand="1"/>
      </w:tblPr>
      <w:tblGrid>
        <w:gridCol w:w="505"/>
        <w:gridCol w:w="540"/>
        <w:gridCol w:w="832"/>
        <w:gridCol w:w="3917"/>
        <w:gridCol w:w="4412"/>
      </w:tblGrid>
      <w:tr w:rsidR="003331FF" w:rsidRPr="000F6592" w14:paraId="3B4B1900" w14:textId="45F17FC2" w:rsidTr="005243BC">
        <w:trPr>
          <w:trHeight w:val="420"/>
        </w:trPr>
        <w:tc>
          <w:tcPr>
            <w:tcW w:w="1045" w:type="dxa"/>
            <w:gridSpan w:val="2"/>
            <w:tcBorders>
              <w:top w:val="single" w:sz="6" w:space="0" w:color="001A70"/>
              <w:left w:val="single" w:sz="6" w:space="0" w:color="001A70"/>
              <w:bottom w:val="single" w:sz="6" w:space="0" w:color="001A70"/>
              <w:right w:val="single" w:sz="6" w:space="0" w:color="001A70"/>
            </w:tcBorders>
            <w:shd w:val="clear" w:color="auto" w:fill="C5EFFF" w:themeFill="accent1" w:themeFillTint="33"/>
            <w:vAlign w:val="center"/>
            <w:hideMark/>
          </w:tcPr>
          <w:p w14:paraId="55BBF438" w14:textId="77777777" w:rsidR="003331FF" w:rsidRPr="000F6592" w:rsidRDefault="003331FF" w:rsidP="00234E1A">
            <w:pPr>
              <w:rPr>
                <w:rFonts w:cs="Arial"/>
                <w:b/>
                <w:bCs/>
                <w:color w:val="2B2B2B" w:themeColor="text1" w:themeShade="80"/>
              </w:rPr>
            </w:pPr>
            <w:r w:rsidRPr="000F6592">
              <w:rPr>
                <w:rFonts w:cs="Arial"/>
                <w:b/>
                <w:bCs/>
                <w:color w:val="2B2B2B" w:themeColor="text1" w:themeShade="80"/>
              </w:rPr>
              <w:t>CTR-1 </w:t>
            </w:r>
          </w:p>
        </w:tc>
        <w:tc>
          <w:tcPr>
            <w:tcW w:w="9161" w:type="dxa"/>
            <w:gridSpan w:val="3"/>
            <w:tcBorders>
              <w:top w:val="single" w:sz="6" w:space="0" w:color="001A70"/>
              <w:left w:val="single" w:sz="6" w:space="0" w:color="001A70"/>
              <w:bottom w:val="single" w:sz="6" w:space="0" w:color="001A70"/>
              <w:right w:val="single" w:sz="6" w:space="0" w:color="001A70"/>
            </w:tcBorders>
            <w:shd w:val="clear" w:color="auto" w:fill="C5EFFF" w:themeFill="accent1" w:themeFillTint="33"/>
            <w:vAlign w:val="center"/>
            <w:hideMark/>
          </w:tcPr>
          <w:p w14:paraId="5CBF1A07" w14:textId="35A866E9" w:rsidR="003331FF" w:rsidRPr="000F6592" w:rsidRDefault="003331FF" w:rsidP="00234E1A">
            <w:pPr>
              <w:rPr>
                <w:rFonts w:cs="Arial"/>
                <w:b/>
                <w:bCs/>
                <w:color w:val="2B2B2B" w:themeColor="text1" w:themeShade="80"/>
              </w:rPr>
            </w:pPr>
            <w:r w:rsidRPr="000F6592">
              <w:rPr>
                <w:rFonts w:cs="Arial"/>
                <w:b/>
                <w:bCs/>
                <w:color w:val="2B2B2B" w:themeColor="text1" w:themeShade="80"/>
              </w:rPr>
              <w:t>Le dispositif d’intervention du TITULAIRE dispose des compétences spécifiques à la prestation </w:t>
            </w:r>
          </w:p>
        </w:tc>
      </w:tr>
      <w:tr w:rsidR="003331FF" w:rsidRPr="000F6592" w14:paraId="7335D23A" w14:textId="2A56759B" w:rsidTr="00D92DF0">
        <w:trPr>
          <w:trHeight w:val="420"/>
        </w:trPr>
        <w:tc>
          <w:tcPr>
            <w:tcW w:w="10206" w:type="dxa"/>
            <w:gridSpan w:val="5"/>
            <w:tcBorders>
              <w:top w:val="single" w:sz="6" w:space="0" w:color="001A70"/>
              <w:left w:val="single" w:sz="6" w:space="0" w:color="001A70"/>
              <w:bottom w:val="single" w:sz="6" w:space="0" w:color="001A70"/>
              <w:right w:val="single" w:sz="6" w:space="0" w:color="001A70"/>
            </w:tcBorders>
            <w:shd w:val="clear" w:color="auto" w:fill="FFFFFF"/>
            <w:vAlign w:val="center"/>
            <w:hideMark/>
          </w:tcPr>
          <w:p w14:paraId="0E3341D6" w14:textId="77777777" w:rsidR="003331FF" w:rsidRPr="000F6592" w:rsidRDefault="003331FF" w:rsidP="00234E1A">
            <w:pPr>
              <w:rPr>
                <w:rFonts w:cs="Arial"/>
                <w:color w:val="2B2B2B" w:themeColor="text1" w:themeShade="80"/>
              </w:rPr>
            </w:pPr>
            <w:r w:rsidRPr="000F6592">
              <w:rPr>
                <w:rFonts w:cs="Arial"/>
                <w:b/>
                <w:bCs/>
                <w:color w:val="2B2B2B" w:themeColor="text1" w:themeShade="80"/>
              </w:rPr>
              <w:t> </w:t>
            </w:r>
            <w:r w:rsidRPr="000F6592">
              <w:rPr>
                <w:rFonts w:cs="Arial"/>
                <w:color w:val="2B2B2B" w:themeColor="text1" w:themeShade="80"/>
              </w:rPr>
              <w:t>Le</w:t>
            </w:r>
            <w:r w:rsidRPr="000F6592">
              <w:rPr>
                <w:rFonts w:cs="Arial"/>
                <w:b/>
                <w:bCs/>
                <w:color w:val="2B2B2B" w:themeColor="text1" w:themeShade="80"/>
              </w:rPr>
              <w:t xml:space="preserve"> </w:t>
            </w:r>
            <w:r w:rsidRPr="000F6592">
              <w:rPr>
                <w:rFonts w:cs="Arial"/>
                <w:color w:val="2B2B2B" w:themeColor="text1" w:themeShade="80"/>
              </w:rPr>
              <w:t>TITULAIRE doit proposer des intervenants ayant les compétences nécessaires à la bonne exécution des prestations et selon la demande précisée ci-dessous</w:t>
            </w:r>
            <w:r w:rsidRPr="000F6592">
              <w:rPr>
                <w:rFonts w:ascii="Times New Roman" w:hAnsi="Times New Roman"/>
                <w:color w:val="2B2B2B" w:themeColor="text1" w:themeShade="80"/>
              </w:rPr>
              <w:t> </w:t>
            </w:r>
            <w:r w:rsidRPr="000F6592">
              <w:rPr>
                <w:rFonts w:cs="Arial"/>
                <w:color w:val="2B2B2B" w:themeColor="text1" w:themeShade="80"/>
              </w:rPr>
              <w:t>:</w:t>
            </w:r>
            <w:r w:rsidRPr="000F6592">
              <w:rPr>
                <w:rFonts w:cs="Enedis"/>
                <w:color w:val="2B2B2B" w:themeColor="text1" w:themeShade="80"/>
              </w:rPr>
              <w:t> </w:t>
            </w:r>
          </w:p>
          <w:p w14:paraId="5F7162D1" w14:textId="77777777" w:rsidR="003331FF" w:rsidRPr="000F6592" w:rsidRDefault="003331FF" w:rsidP="00234E1A">
            <w:pPr>
              <w:rPr>
                <w:rFonts w:cs="Arial"/>
                <w:color w:val="2B2B2B" w:themeColor="text1" w:themeShade="80"/>
              </w:rPr>
            </w:pPr>
            <w:r w:rsidRPr="000F6592">
              <w:rPr>
                <w:rFonts w:cs="Arial"/>
                <w:color w:val="2B2B2B" w:themeColor="text1" w:themeShade="80"/>
              </w:rPr>
              <w:t> </w:t>
            </w:r>
          </w:p>
          <w:p w14:paraId="1BE8CEFC" w14:textId="77777777" w:rsidR="003331FF" w:rsidRPr="000F6592" w:rsidRDefault="003331FF" w:rsidP="00234E1A">
            <w:pPr>
              <w:rPr>
                <w:rFonts w:cs="Arial"/>
                <w:b/>
                <w:bCs/>
                <w:color w:val="2B2B2B" w:themeColor="text1" w:themeShade="80"/>
              </w:rPr>
            </w:pPr>
            <w:r w:rsidRPr="000F6592">
              <w:rPr>
                <w:rFonts w:cs="Arial"/>
                <w:b/>
                <w:bCs/>
                <w:color w:val="2B2B2B" w:themeColor="text1" w:themeShade="80"/>
                <w:u w:val="single"/>
              </w:rPr>
              <w:t>Proposer des intervenants qui ne les possèderaient pas serait un critère éliminatoire</w:t>
            </w:r>
            <w:r w:rsidRPr="000F6592">
              <w:rPr>
                <w:rFonts w:cs="Arial"/>
                <w:b/>
                <w:bCs/>
                <w:color w:val="2B2B2B" w:themeColor="text1" w:themeShade="80"/>
              </w:rPr>
              <w:t> </w:t>
            </w:r>
          </w:p>
          <w:p w14:paraId="51EA86D6" w14:textId="4D5951F8" w:rsidR="003331FF" w:rsidRPr="000F6592" w:rsidRDefault="003331FF" w:rsidP="00234E1A">
            <w:pPr>
              <w:rPr>
                <w:rFonts w:cs="Arial"/>
                <w:b/>
                <w:bCs/>
                <w:color w:val="2B2B2B" w:themeColor="text1" w:themeShade="80"/>
              </w:rPr>
            </w:pPr>
            <w:r w:rsidRPr="000F6592">
              <w:rPr>
                <w:rFonts w:cs="Arial"/>
                <w:b/>
                <w:bCs/>
                <w:color w:val="2B2B2B" w:themeColor="text1" w:themeShade="80"/>
              </w:rPr>
              <w:t> </w:t>
            </w:r>
          </w:p>
        </w:tc>
      </w:tr>
      <w:tr w:rsidR="003331FF" w:rsidRPr="000F6592" w14:paraId="56203131" w14:textId="2D439D2E" w:rsidTr="003331FF">
        <w:trPr>
          <w:trHeight w:val="420"/>
        </w:trPr>
        <w:tc>
          <w:tcPr>
            <w:tcW w:w="505" w:type="dxa"/>
            <w:tcBorders>
              <w:top w:val="single" w:sz="6" w:space="0" w:color="001A70"/>
              <w:left w:val="single" w:sz="6" w:space="0" w:color="001A70"/>
              <w:bottom w:val="single" w:sz="6" w:space="0" w:color="001A70"/>
              <w:right w:val="single" w:sz="6" w:space="0" w:color="001A70"/>
            </w:tcBorders>
            <w:shd w:val="clear" w:color="auto" w:fill="FFFFFF"/>
            <w:vAlign w:val="center"/>
            <w:hideMark/>
          </w:tcPr>
          <w:p w14:paraId="72CF0277" w14:textId="77777777" w:rsidR="003331FF" w:rsidRPr="000F6592" w:rsidRDefault="003331FF" w:rsidP="00234E1A">
            <w:pPr>
              <w:rPr>
                <w:rFonts w:cs="Arial"/>
                <w:b/>
                <w:bCs/>
                <w:color w:val="2B2B2B" w:themeColor="text1" w:themeShade="80"/>
              </w:rPr>
            </w:pPr>
            <w:r w:rsidRPr="000F6592">
              <w:rPr>
                <w:rFonts w:cs="Arial"/>
                <w:b/>
                <w:bCs/>
                <w:color w:val="2B2B2B" w:themeColor="text1" w:themeShade="80"/>
              </w:rPr>
              <w:t>ID </w:t>
            </w:r>
          </w:p>
        </w:tc>
        <w:tc>
          <w:tcPr>
            <w:tcW w:w="1372" w:type="dxa"/>
            <w:gridSpan w:val="2"/>
            <w:tcBorders>
              <w:top w:val="single" w:sz="6" w:space="0" w:color="001A70"/>
              <w:left w:val="single" w:sz="6" w:space="0" w:color="001A70"/>
              <w:bottom w:val="single" w:sz="6" w:space="0" w:color="001A70"/>
              <w:right w:val="single" w:sz="6" w:space="0" w:color="001A70"/>
            </w:tcBorders>
            <w:shd w:val="clear" w:color="auto" w:fill="FFFFFF"/>
            <w:vAlign w:val="center"/>
            <w:hideMark/>
          </w:tcPr>
          <w:p w14:paraId="0A9E71C4" w14:textId="77777777" w:rsidR="003331FF" w:rsidRPr="000F6592" w:rsidRDefault="003331FF" w:rsidP="00234E1A">
            <w:pPr>
              <w:rPr>
                <w:rFonts w:cs="Arial"/>
                <w:b/>
                <w:bCs/>
                <w:color w:val="2B2B2B" w:themeColor="text1" w:themeShade="80"/>
              </w:rPr>
            </w:pPr>
            <w:r w:rsidRPr="000F6592">
              <w:rPr>
                <w:rFonts w:cs="Arial"/>
                <w:b/>
                <w:bCs/>
                <w:color w:val="2B2B2B" w:themeColor="text1" w:themeShade="80"/>
              </w:rPr>
              <w:t>Niveau attendu </w:t>
            </w:r>
          </w:p>
        </w:tc>
        <w:tc>
          <w:tcPr>
            <w:tcW w:w="3917" w:type="dxa"/>
            <w:tcBorders>
              <w:top w:val="single" w:sz="6" w:space="0" w:color="001A70"/>
              <w:left w:val="single" w:sz="6" w:space="0" w:color="001A70"/>
              <w:bottom w:val="single" w:sz="6" w:space="0" w:color="001A70"/>
              <w:right w:val="single" w:sz="6" w:space="0" w:color="001A70"/>
            </w:tcBorders>
            <w:shd w:val="clear" w:color="auto" w:fill="FFFFFF"/>
            <w:vAlign w:val="center"/>
            <w:hideMark/>
          </w:tcPr>
          <w:p w14:paraId="7B7F1A48" w14:textId="77777777" w:rsidR="003331FF" w:rsidRPr="000F6592" w:rsidRDefault="003331FF" w:rsidP="00234E1A">
            <w:pPr>
              <w:rPr>
                <w:rFonts w:cs="Arial"/>
                <w:b/>
                <w:bCs/>
                <w:color w:val="2B2B2B" w:themeColor="text1" w:themeShade="80"/>
              </w:rPr>
            </w:pPr>
            <w:r w:rsidRPr="000F6592">
              <w:rPr>
                <w:rFonts w:cs="Arial"/>
                <w:b/>
                <w:bCs/>
                <w:color w:val="2B2B2B" w:themeColor="text1" w:themeShade="80"/>
              </w:rPr>
              <w:t>Compétences </w:t>
            </w:r>
          </w:p>
        </w:tc>
        <w:tc>
          <w:tcPr>
            <w:tcW w:w="4412" w:type="dxa"/>
            <w:tcBorders>
              <w:top w:val="single" w:sz="6" w:space="0" w:color="001A70"/>
              <w:left w:val="single" w:sz="6" w:space="0" w:color="001A70"/>
              <w:bottom w:val="single" w:sz="6" w:space="0" w:color="001A70"/>
              <w:right w:val="single" w:sz="6" w:space="0" w:color="001A70"/>
            </w:tcBorders>
            <w:shd w:val="clear" w:color="auto" w:fill="FFFFFF"/>
          </w:tcPr>
          <w:p w14:paraId="15F1B499" w14:textId="7389EA03" w:rsidR="003331FF" w:rsidRPr="000F6592" w:rsidRDefault="003331FF" w:rsidP="00234E1A">
            <w:pPr>
              <w:rPr>
                <w:rFonts w:cs="Arial"/>
                <w:b/>
                <w:bCs/>
                <w:color w:val="2B2B2B" w:themeColor="text1" w:themeShade="80"/>
              </w:rPr>
            </w:pPr>
            <w:r w:rsidRPr="000F6592">
              <w:rPr>
                <w:rFonts w:cs="Arial"/>
                <w:b/>
                <w:bCs/>
                <w:color w:val="2B2B2B" w:themeColor="text1" w:themeShade="80"/>
              </w:rPr>
              <w:t>Réponses</w:t>
            </w:r>
          </w:p>
        </w:tc>
      </w:tr>
      <w:tr w:rsidR="003331FF" w:rsidRPr="000F6592" w14:paraId="6D69E03B" w14:textId="74A9FE9C" w:rsidTr="003331FF">
        <w:trPr>
          <w:trHeight w:val="435"/>
        </w:trPr>
        <w:tc>
          <w:tcPr>
            <w:tcW w:w="505" w:type="dxa"/>
            <w:tcBorders>
              <w:top w:val="single" w:sz="6" w:space="0" w:color="001A70"/>
              <w:left w:val="single" w:sz="6" w:space="0" w:color="001A70"/>
              <w:bottom w:val="single" w:sz="6" w:space="0" w:color="001A70"/>
              <w:right w:val="single" w:sz="6" w:space="0" w:color="001A70"/>
            </w:tcBorders>
            <w:shd w:val="clear" w:color="auto" w:fill="FFFFFF"/>
            <w:vAlign w:val="center"/>
            <w:hideMark/>
          </w:tcPr>
          <w:p w14:paraId="2C0C1A84" w14:textId="77777777" w:rsidR="003331FF" w:rsidRPr="000F6592" w:rsidRDefault="003331FF" w:rsidP="003331FF">
            <w:pPr>
              <w:rPr>
                <w:rFonts w:cs="Arial"/>
                <w:b/>
                <w:bCs/>
                <w:color w:val="2B2B2B" w:themeColor="text1" w:themeShade="80"/>
              </w:rPr>
            </w:pPr>
            <w:r w:rsidRPr="000F6592">
              <w:rPr>
                <w:rFonts w:cs="Arial"/>
                <w:b/>
                <w:bCs/>
                <w:color w:val="2B2B2B" w:themeColor="text1" w:themeShade="80"/>
              </w:rPr>
              <w:t>1 </w:t>
            </w:r>
          </w:p>
        </w:tc>
        <w:tc>
          <w:tcPr>
            <w:tcW w:w="1372" w:type="dxa"/>
            <w:gridSpan w:val="2"/>
            <w:tcBorders>
              <w:top w:val="single" w:sz="6" w:space="0" w:color="001A70"/>
              <w:left w:val="single" w:sz="6" w:space="0" w:color="001A70"/>
              <w:bottom w:val="single" w:sz="6" w:space="0" w:color="001A70"/>
              <w:right w:val="single" w:sz="6" w:space="0" w:color="001A70"/>
            </w:tcBorders>
            <w:shd w:val="clear" w:color="auto" w:fill="FFFFFF"/>
            <w:vAlign w:val="center"/>
            <w:hideMark/>
          </w:tcPr>
          <w:p w14:paraId="6761FB23" w14:textId="77777777" w:rsidR="003331FF" w:rsidRPr="000F6592" w:rsidRDefault="003331FF" w:rsidP="003331FF">
            <w:pPr>
              <w:rPr>
                <w:rFonts w:cs="Arial"/>
                <w:b/>
                <w:bCs/>
                <w:color w:val="2B2B2B" w:themeColor="text1" w:themeShade="80"/>
              </w:rPr>
            </w:pPr>
            <w:r w:rsidRPr="000F6592">
              <w:rPr>
                <w:rFonts w:cs="Arial"/>
                <w:b/>
                <w:bCs/>
                <w:color w:val="2B2B2B" w:themeColor="text1" w:themeShade="80"/>
              </w:rPr>
              <w:t>Rédhibitoire </w:t>
            </w:r>
          </w:p>
        </w:tc>
        <w:tc>
          <w:tcPr>
            <w:tcW w:w="3917" w:type="dxa"/>
            <w:tcBorders>
              <w:top w:val="single" w:sz="6" w:space="0" w:color="001A70"/>
              <w:left w:val="single" w:sz="6" w:space="0" w:color="001A70"/>
              <w:bottom w:val="single" w:sz="6" w:space="0" w:color="001A70"/>
              <w:right w:val="single" w:sz="6" w:space="0" w:color="001A70"/>
            </w:tcBorders>
            <w:shd w:val="clear" w:color="auto" w:fill="FFFFFF"/>
            <w:vAlign w:val="center"/>
            <w:hideMark/>
          </w:tcPr>
          <w:p w14:paraId="34EC6EF8" w14:textId="77777777" w:rsidR="003331FF" w:rsidRPr="000F6592" w:rsidRDefault="003331FF" w:rsidP="003331FF">
            <w:pPr>
              <w:rPr>
                <w:rFonts w:cs="Arial"/>
                <w:color w:val="2B2B2B" w:themeColor="text1" w:themeShade="80"/>
              </w:rPr>
            </w:pPr>
            <w:r w:rsidRPr="000F6592">
              <w:rPr>
                <w:rFonts w:cs="Arial"/>
                <w:color w:val="2B2B2B" w:themeColor="text1" w:themeShade="80"/>
              </w:rPr>
              <w:t>Capacité à analyser une situation complexe et être force de proposition </w:t>
            </w:r>
          </w:p>
        </w:tc>
        <w:tc>
          <w:tcPr>
            <w:tcW w:w="4412" w:type="dxa"/>
            <w:tcBorders>
              <w:top w:val="single" w:sz="6" w:space="0" w:color="001A70"/>
              <w:left w:val="single" w:sz="6" w:space="0" w:color="001A70"/>
              <w:bottom w:val="single" w:sz="6" w:space="0" w:color="001A70"/>
              <w:right w:val="single" w:sz="6" w:space="0" w:color="001A70"/>
            </w:tcBorders>
            <w:shd w:val="clear" w:color="auto" w:fill="FFFFFF"/>
          </w:tcPr>
          <w:p w14:paraId="3899AD3E" w14:textId="35EF1084" w:rsidR="003331FF" w:rsidRPr="000F6592" w:rsidRDefault="003331FF" w:rsidP="003331FF">
            <w:pPr>
              <w:rPr>
                <w:rFonts w:cs="Arial"/>
                <w:color w:val="2B2B2B" w:themeColor="text1" w:themeShade="80"/>
              </w:rPr>
            </w:pPr>
            <w:del w:id="32" w:author="Abdenour MABED" w:date="2026-09-08T21:38:00Z" w16du:dateUtc="2026-09-08T19:38:00Z">
              <w:r w:rsidRPr="000F6592" w:rsidDel="00931BF3">
                <w:rPr>
                  <w:highlight w:val="yellow"/>
                  <w:shd w:val="clear" w:color="auto" w:fill="FFFFFF"/>
                </w:rPr>
                <w:delText xml:space="preserve">A compléter par le </w:delText>
              </w:r>
            </w:del>
            <w:del w:id="33" w:author="Abdenour MABED" w:date="2026-09-08T21:36:00Z" w16du:dateUtc="2026-09-08T19:36:00Z">
              <w:r w:rsidRPr="000F6592" w:rsidDel="00401D8C">
                <w:rPr>
                  <w:highlight w:val="yellow"/>
                  <w:shd w:val="clear" w:color="auto" w:fill="FFFFFF"/>
                </w:rPr>
                <w:delText>TITULAIRE</w:delText>
              </w:r>
            </w:del>
            <w:ins w:id="34" w:author="Abdenour MABED" w:date="2026-09-08T21:38:00Z" w16du:dateUtc="2026-09-08T19:38:00Z">
              <w:r w:rsidR="00931BF3">
                <w:rPr>
                  <w:shd w:val="clear" w:color="auto" w:fill="FFFFFF"/>
                </w:rPr>
                <w:t xml:space="preserve">candidat </w:t>
              </w:r>
            </w:ins>
            <w:del w:id="35" w:author="Abdenour MABED" w:date="2026-09-08T21:36:00Z" w16du:dateUtc="2026-09-08T19:36:00Z">
              <w:r w:rsidRPr="000F6592" w:rsidDel="00401D8C">
                <w:rPr>
                  <w:shd w:val="clear" w:color="auto" w:fill="FFFFFF"/>
                </w:rPr>
                <w:delText xml:space="preserve"> </w:delText>
              </w:r>
            </w:del>
          </w:p>
        </w:tc>
      </w:tr>
      <w:tr w:rsidR="003331FF" w:rsidRPr="000F6592" w14:paraId="418E5E25" w14:textId="7A98060D" w:rsidTr="003331FF">
        <w:trPr>
          <w:trHeight w:val="420"/>
        </w:trPr>
        <w:tc>
          <w:tcPr>
            <w:tcW w:w="505" w:type="dxa"/>
            <w:tcBorders>
              <w:top w:val="single" w:sz="6" w:space="0" w:color="001A70"/>
              <w:left w:val="single" w:sz="6" w:space="0" w:color="001A70"/>
              <w:bottom w:val="single" w:sz="6" w:space="0" w:color="001A70"/>
              <w:right w:val="single" w:sz="6" w:space="0" w:color="001A70"/>
            </w:tcBorders>
            <w:shd w:val="clear" w:color="auto" w:fill="FFFFFF"/>
            <w:vAlign w:val="center"/>
            <w:hideMark/>
          </w:tcPr>
          <w:p w14:paraId="11CC23DC" w14:textId="77777777" w:rsidR="003331FF" w:rsidRPr="000F6592" w:rsidRDefault="003331FF" w:rsidP="003331FF">
            <w:pPr>
              <w:rPr>
                <w:rFonts w:cs="Arial"/>
                <w:b/>
                <w:bCs/>
                <w:color w:val="2B2B2B" w:themeColor="text1" w:themeShade="80"/>
              </w:rPr>
            </w:pPr>
            <w:r w:rsidRPr="000F6592">
              <w:rPr>
                <w:rFonts w:cs="Arial"/>
                <w:b/>
                <w:bCs/>
                <w:color w:val="2B2B2B" w:themeColor="text1" w:themeShade="80"/>
              </w:rPr>
              <w:t>2 </w:t>
            </w:r>
          </w:p>
        </w:tc>
        <w:tc>
          <w:tcPr>
            <w:tcW w:w="1372" w:type="dxa"/>
            <w:gridSpan w:val="2"/>
            <w:tcBorders>
              <w:top w:val="single" w:sz="6" w:space="0" w:color="001A70"/>
              <w:left w:val="single" w:sz="6" w:space="0" w:color="001A70"/>
              <w:bottom w:val="single" w:sz="6" w:space="0" w:color="001A70"/>
              <w:right w:val="single" w:sz="6" w:space="0" w:color="001A70"/>
            </w:tcBorders>
            <w:shd w:val="clear" w:color="auto" w:fill="FFFFFF"/>
            <w:vAlign w:val="center"/>
            <w:hideMark/>
          </w:tcPr>
          <w:p w14:paraId="5F885C1A" w14:textId="77777777" w:rsidR="003331FF" w:rsidRPr="000F6592" w:rsidRDefault="003331FF" w:rsidP="003331FF">
            <w:pPr>
              <w:rPr>
                <w:rFonts w:cs="Arial"/>
                <w:b/>
                <w:bCs/>
                <w:color w:val="2B2B2B" w:themeColor="text1" w:themeShade="80"/>
              </w:rPr>
            </w:pPr>
            <w:r w:rsidRPr="000F6592">
              <w:rPr>
                <w:rFonts w:cs="Arial"/>
                <w:b/>
                <w:bCs/>
                <w:color w:val="2B2B2B" w:themeColor="text1" w:themeShade="80"/>
              </w:rPr>
              <w:t>Rédhibitoire </w:t>
            </w:r>
          </w:p>
        </w:tc>
        <w:tc>
          <w:tcPr>
            <w:tcW w:w="3917" w:type="dxa"/>
            <w:tcBorders>
              <w:top w:val="single" w:sz="6" w:space="0" w:color="001A70"/>
              <w:left w:val="single" w:sz="6" w:space="0" w:color="001A70"/>
              <w:bottom w:val="single" w:sz="6" w:space="0" w:color="001A70"/>
              <w:right w:val="single" w:sz="6" w:space="0" w:color="001A70"/>
            </w:tcBorders>
            <w:shd w:val="clear" w:color="auto" w:fill="FFFFFF"/>
            <w:vAlign w:val="center"/>
            <w:hideMark/>
          </w:tcPr>
          <w:p w14:paraId="0D423F98" w14:textId="77777777" w:rsidR="003331FF" w:rsidRPr="000F6592" w:rsidRDefault="003331FF" w:rsidP="003331FF">
            <w:pPr>
              <w:rPr>
                <w:rFonts w:cs="Arial"/>
                <w:color w:val="2B2B2B" w:themeColor="text1" w:themeShade="80"/>
              </w:rPr>
            </w:pPr>
            <w:r w:rsidRPr="000F6592">
              <w:rPr>
                <w:rFonts w:cs="Arial"/>
                <w:color w:val="2B2B2B" w:themeColor="text1" w:themeShade="80"/>
              </w:rPr>
              <w:t>Capacité à anticiper les impacts techniques ou les risques associés et à alerter </w:t>
            </w:r>
          </w:p>
        </w:tc>
        <w:tc>
          <w:tcPr>
            <w:tcW w:w="4412" w:type="dxa"/>
            <w:tcBorders>
              <w:top w:val="single" w:sz="6" w:space="0" w:color="001A70"/>
              <w:left w:val="single" w:sz="6" w:space="0" w:color="001A70"/>
              <w:bottom w:val="single" w:sz="6" w:space="0" w:color="001A70"/>
              <w:right w:val="single" w:sz="6" w:space="0" w:color="001A70"/>
            </w:tcBorders>
            <w:shd w:val="clear" w:color="auto" w:fill="FFFFFF"/>
          </w:tcPr>
          <w:p w14:paraId="352D1B75" w14:textId="56B3263F" w:rsidR="003331FF" w:rsidRPr="000F6592" w:rsidRDefault="003331FF" w:rsidP="003331FF">
            <w:pPr>
              <w:rPr>
                <w:rFonts w:cs="Arial"/>
                <w:color w:val="2B2B2B" w:themeColor="text1" w:themeShade="80"/>
              </w:rPr>
            </w:pPr>
            <w:del w:id="36" w:author="Abdenour MABED" w:date="2026-09-08T21:38:00Z" w16du:dateUtc="2026-09-08T19:38:00Z">
              <w:r w:rsidRPr="000F6592" w:rsidDel="00931BF3">
                <w:rPr>
                  <w:highlight w:val="yellow"/>
                  <w:shd w:val="clear" w:color="auto" w:fill="FFFFFF"/>
                </w:rPr>
                <w:delText xml:space="preserve">A compléter par le </w:delText>
              </w:r>
            </w:del>
            <w:del w:id="37" w:author="Abdenour MABED" w:date="2026-09-08T21:36:00Z" w16du:dateUtc="2026-09-08T19:36:00Z">
              <w:r w:rsidRPr="000F6592" w:rsidDel="00401D8C">
                <w:rPr>
                  <w:highlight w:val="yellow"/>
                  <w:shd w:val="clear" w:color="auto" w:fill="FFFFFF"/>
                </w:rPr>
                <w:delText>TITULAIRE</w:delText>
              </w:r>
              <w:r w:rsidRPr="000F6592" w:rsidDel="00401D8C">
                <w:rPr>
                  <w:shd w:val="clear" w:color="auto" w:fill="FFFFFF"/>
                </w:rPr>
                <w:delText xml:space="preserve"> </w:delText>
              </w:r>
            </w:del>
            <w:ins w:id="38" w:author="Abdenour MABED" w:date="2026-09-08T21:38:00Z" w16du:dateUtc="2026-09-08T19:38:00Z">
              <w:r w:rsidR="00931BF3">
                <w:rPr>
                  <w:shd w:val="clear" w:color="auto" w:fill="FFFFFF"/>
                </w:rPr>
                <w:t>candidat</w:t>
              </w:r>
            </w:ins>
          </w:p>
        </w:tc>
      </w:tr>
      <w:tr w:rsidR="003331FF" w:rsidRPr="000F6592" w14:paraId="5446773B" w14:textId="1E831F5D" w:rsidTr="003331FF">
        <w:trPr>
          <w:trHeight w:val="630"/>
        </w:trPr>
        <w:tc>
          <w:tcPr>
            <w:tcW w:w="505" w:type="dxa"/>
            <w:tcBorders>
              <w:top w:val="single" w:sz="6" w:space="0" w:color="001A70"/>
              <w:left w:val="single" w:sz="6" w:space="0" w:color="001A70"/>
              <w:bottom w:val="single" w:sz="6" w:space="0" w:color="001A70"/>
              <w:right w:val="single" w:sz="6" w:space="0" w:color="001A70"/>
            </w:tcBorders>
            <w:shd w:val="clear" w:color="auto" w:fill="FFFFFF"/>
            <w:vAlign w:val="center"/>
            <w:hideMark/>
          </w:tcPr>
          <w:p w14:paraId="0DBE8690" w14:textId="77777777" w:rsidR="003331FF" w:rsidRPr="000F6592" w:rsidRDefault="003331FF" w:rsidP="003331FF">
            <w:pPr>
              <w:rPr>
                <w:rFonts w:cs="Arial"/>
                <w:b/>
                <w:bCs/>
                <w:color w:val="2B2B2B" w:themeColor="text1" w:themeShade="80"/>
              </w:rPr>
            </w:pPr>
            <w:r w:rsidRPr="000F6592">
              <w:rPr>
                <w:rFonts w:cs="Arial"/>
                <w:b/>
                <w:bCs/>
                <w:color w:val="2B2B2B" w:themeColor="text1" w:themeShade="80"/>
              </w:rPr>
              <w:t>3 </w:t>
            </w:r>
          </w:p>
        </w:tc>
        <w:tc>
          <w:tcPr>
            <w:tcW w:w="1372" w:type="dxa"/>
            <w:gridSpan w:val="2"/>
            <w:tcBorders>
              <w:top w:val="single" w:sz="6" w:space="0" w:color="001A70"/>
              <w:left w:val="single" w:sz="6" w:space="0" w:color="001A70"/>
              <w:bottom w:val="single" w:sz="6" w:space="0" w:color="001A70"/>
              <w:right w:val="single" w:sz="6" w:space="0" w:color="001A70"/>
            </w:tcBorders>
            <w:shd w:val="clear" w:color="auto" w:fill="FFFFFF"/>
            <w:vAlign w:val="center"/>
            <w:hideMark/>
          </w:tcPr>
          <w:p w14:paraId="613D02F9" w14:textId="77777777" w:rsidR="003331FF" w:rsidRPr="000F6592" w:rsidRDefault="003331FF" w:rsidP="003331FF">
            <w:pPr>
              <w:rPr>
                <w:rFonts w:cs="Arial"/>
                <w:b/>
                <w:bCs/>
                <w:color w:val="2B2B2B" w:themeColor="text1" w:themeShade="80"/>
              </w:rPr>
            </w:pPr>
            <w:r w:rsidRPr="000F6592">
              <w:rPr>
                <w:rFonts w:cs="Arial"/>
                <w:b/>
                <w:bCs/>
                <w:color w:val="2B2B2B" w:themeColor="text1" w:themeShade="80"/>
              </w:rPr>
              <w:t>Rédhibitoire </w:t>
            </w:r>
          </w:p>
        </w:tc>
        <w:tc>
          <w:tcPr>
            <w:tcW w:w="3917" w:type="dxa"/>
            <w:tcBorders>
              <w:top w:val="single" w:sz="6" w:space="0" w:color="001A70"/>
              <w:left w:val="single" w:sz="6" w:space="0" w:color="001A70"/>
              <w:bottom w:val="single" w:sz="6" w:space="0" w:color="001A70"/>
              <w:right w:val="single" w:sz="6" w:space="0" w:color="001A70"/>
            </w:tcBorders>
            <w:shd w:val="clear" w:color="auto" w:fill="FFFFFF"/>
            <w:vAlign w:val="center"/>
            <w:hideMark/>
          </w:tcPr>
          <w:p w14:paraId="7CA8014A" w14:textId="77777777" w:rsidR="003331FF" w:rsidRPr="000F6592" w:rsidRDefault="003331FF" w:rsidP="003331FF">
            <w:pPr>
              <w:rPr>
                <w:rFonts w:cs="Arial"/>
                <w:color w:val="2B2B2B" w:themeColor="text1" w:themeShade="80"/>
              </w:rPr>
            </w:pPr>
            <w:r w:rsidRPr="000F6592">
              <w:rPr>
                <w:rFonts w:cs="Arial"/>
                <w:color w:val="2B2B2B" w:themeColor="text1" w:themeShade="80"/>
              </w:rPr>
              <w:t>Capacité à communiquer à l'oral et à l'écrit </w:t>
            </w:r>
          </w:p>
        </w:tc>
        <w:tc>
          <w:tcPr>
            <w:tcW w:w="4412" w:type="dxa"/>
            <w:tcBorders>
              <w:top w:val="single" w:sz="6" w:space="0" w:color="001A70"/>
              <w:left w:val="single" w:sz="6" w:space="0" w:color="001A70"/>
              <w:bottom w:val="single" w:sz="6" w:space="0" w:color="001A70"/>
              <w:right w:val="single" w:sz="6" w:space="0" w:color="001A70"/>
            </w:tcBorders>
            <w:shd w:val="clear" w:color="auto" w:fill="FFFFFF"/>
          </w:tcPr>
          <w:p w14:paraId="2756EDAE" w14:textId="42987AAA" w:rsidR="003331FF" w:rsidRPr="000F6592" w:rsidRDefault="003331FF" w:rsidP="003331FF">
            <w:pPr>
              <w:rPr>
                <w:rFonts w:cs="Arial"/>
                <w:color w:val="2B2B2B" w:themeColor="text1" w:themeShade="80"/>
              </w:rPr>
            </w:pPr>
            <w:del w:id="39" w:author="Abdenour MABED" w:date="2026-09-08T21:38:00Z" w16du:dateUtc="2026-09-08T19:38:00Z">
              <w:r w:rsidRPr="000F6592" w:rsidDel="00931BF3">
                <w:rPr>
                  <w:highlight w:val="yellow"/>
                  <w:shd w:val="clear" w:color="auto" w:fill="FFFFFF"/>
                </w:rPr>
                <w:delText xml:space="preserve">A compléter par le </w:delText>
              </w:r>
            </w:del>
            <w:del w:id="40" w:author="Abdenour MABED" w:date="2026-09-08T21:36:00Z" w16du:dateUtc="2026-09-08T19:36:00Z">
              <w:r w:rsidRPr="000F6592" w:rsidDel="00401D8C">
                <w:rPr>
                  <w:highlight w:val="yellow"/>
                  <w:shd w:val="clear" w:color="auto" w:fill="FFFFFF"/>
                </w:rPr>
                <w:delText>TITULAIRE</w:delText>
              </w:r>
              <w:r w:rsidRPr="000F6592" w:rsidDel="00401D8C">
                <w:rPr>
                  <w:shd w:val="clear" w:color="auto" w:fill="FFFFFF"/>
                </w:rPr>
                <w:delText xml:space="preserve"> </w:delText>
              </w:r>
            </w:del>
          </w:p>
        </w:tc>
      </w:tr>
      <w:tr w:rsidR="003331FF" w:rsidRPr="000F6592" w14:paraId="7DFD945B" w14:textId="4CE8FD35" w:rsidTr="003331FF">
        <w:trPr>
          <w:trHeight w:val="420"/>
        </w:trPr>
        <w:tc>
          <w:tcPr>
            <w:tcW w:w="505" w:type="dxa"/>
            <w:tcBorders>
              <w:top w:val="single" w:sz="6" w:space="0" w:color="001A70"/>
              <w:left w:val="single" w:sz="6" w:space="0" w:color="001A70"/>
              <w:bottom w:val="single" w:sz="6" w:space="0" w:color="001A70"/>
              <w:right w:val="single" w:sz="6" w:space="0" w:color="001A70"/>
            </w:tcBorders>
            <w:shd w:val="clear" w:color="auto" w:fill="FFFFFF"/>
            <w:vAlign w:val="center"/>
            <w:hideMark/>
          </w:tcPr>
          <w:p w14:paraId="2E58FC4F" w14:textId="77777777" w:rsidR="003331FF" w:rsidRPr="000F6592" w:rsidRDefault="003331FF" w:rsidP="003331FF">
            <w:pPr>
              <w:rPr>
                <w:rFonts w:cs="Arial"/>
                <w:b/>
                <w:bCs/>
                <w:color w:val="2B2B2B" w:themeColor="text1" w:themeShade="80"/>
              </w:rPr>
            </w:pPr>
            <w:r w:rsidRPr="000F6592">
              <w:rPr>
                <w:rFonts w:cs="Arial"/>
                <w:b/>
                <w:bCs/>
                <w:color w:val="2B2B2B" w:themeColor="text1" w:themeShade="80"/>
              </w:rPr>
              <w:t>4 </w:t>
            </w:r>
          </w:p>
        </w:tc>
        <w:tc>
          <w:tcPr>
            <w:tcW w:w="1372" w:type="dxa"/>
            <w:gridSpan w:val="2"/>
            <w:tcBorders>
              <w:top w:val="single" w:sz="6" w:space="0" w:color="001A70"/>
              <w:left w:val="single" w:sz="6" w:space="0" w:color="001A70"/>
              <w:bottom w:val="single" w:sz="6" w:space="0" w:color="001A70"/>
              <w:right w:val="single" w:sz="6" w:space="0" w:color="001A70"/>
            </w:tcBorders>
            <w:shd w:val="clear" w:color="auto" w:fill="FFFFFF"/>
            <w:vAlign w:val="center"/>
            <w:hideMark/>
          </w:tcPr>
          <w:p w14:paraId="26D42F6D" w14:textId="77777777" w:rsidR="003331FF" w:rsidRPr="000F6592" w:rsidRDefault="003331FF" w:rsidP="003331FF">
            <w:pPr>
              <w:rPr>
                <w:rFonts w:cs="Arial"/>
                <w:b/>
                <w:bCs/>
                <w:color w:val="2B2B2B" w:themeColor="text1" w:themeShade="80"/>
              </w:rPr>
            </w:pPr>
            <w:r w:rsidRPr="000F6592">
              <w:rPr>
                <w:rFonts w:cs="Arial"/>
                <w:b/>
                <w:bCs/>
                <w:color w:val="2B2B2B" w:themeColor="text1" w:themeShade="80"/>
              </w:rPr>
              <w:t>Rédhibitoire </w:t>
            </w:r>
          </w:p>
        </w:tc>
        <w:tc>
          <w:tcPr>
            <w:tcW w:w="3917" w:type="dxa"/>
            <w:tcBorders>
              <w:top w:val="single" w:sz="6" w:space="0" w:color="001A70"/>
              <w:left w:val="single" w:sz="6" w:space="0" w:color="001A70"/>
              <w:bottom w:val="single" w:sz="6" w:space="0" w:color="001A70"/>
              <w:right w:val="single" w:sz="6" w:space="0" w:color="001A70"/>
            </w:tcBorders>
            <w:shd w:val="clear" w:color="auto" w:fill="FFFFFF"/>
            <w:vAlign w:val="center"/>
            <w:hideMark/>
          </w:tcPr>
          <w:p w14:paraId="352C4270" w14:textId="77777777" w:rsidR="003331FF" w:rsidRPr="000F6592" w:rsidRDefault="003331FF" w:rsidP="003331FF">
            <w:pPr>
              <w:rPr>
                <w:rFonts w:cs="Arial"/>
                <w:color w:val="2B2B2B" w:themeColor="text1" w:themeShade="80"/>
              </w:rPr>
            </w:pPr>
            <w:r w:rsidRPr="000F6592">
              <w:rPr>
                <w:rFonts w:cs="Arial"/>
                <w:color w:val="2B2B2B" w:themeColor="text1" w:themeShade="80"/>
              </w:rPr>
              <w:t>Capacité à rédiger des documents techniques et opérationnels </w:t>
            </w:r>
          </w:p>
        </w:tc>
        <w:tc>
          <w:tcPr>
            <w:tcW w:w="4412" w:type="dxa"/>
            <w:tcBorders>
              <w:top w:val="single" w:sz="6" w:space="0" w:color="001A70"/>
              <w:left w:val="single" w:sz="6" w:space="0" w:color="001A70"/>
              <w:bottom w:val="single" w:sz="6" w:space="0" w:color="001A70"/>
              <w:right w:val="single" w:sz="6" w:space="0" w:color="001A70"/>
            </w:tcBorders>
            <w:shd w:val="clear" w:color="auto" w:fill="FFFFFF"/>
          </w:tcPr>
          <w:p w14:paraId="2146C1A8" w14:textId="0779CF4C" w:rsidR="003331FF" w:rsidRPr="000F6592" w:rsidRDefault="003331FF" w:rsidP="003331FF">
            <w:pPr>
              <w:rPr>
                <w:rFonts w:cs="Arial"/>
                <w:color w:val="2B2B2B" w:themeColor="text1" w:themeShade="80"/>
              </w:rPr>
            </w:pPr>
            <w:del w:id="41" w:author="Abdenour MABED" w:date="2026-09-08T21:38:00Z" w16du:dateUtc="2026-09-08T19:38:00Z">
              <w:r w:rsidRPr="000F6592" w:rsidDel="00931BF3">
                <w:rPr>
                  <w:highlight w:val="yellow"/>
                  <w:shd w:val="clear" w:color="auto" w:fill="FFFFFF"/>
                </w:rPr>
                <w:delText xml:space="preserve">A compléter par le </w:delText>
              </w:r>
            </w:del>
            <w:del w:id="42" w:author="Abdenour MABED" w:date="2026-09-08T21:37:00Z" w16du:dateUtc="2026-09-08T19:37:00Z">
              <w:r w:rsidRPr="000F6592" w:rsidDel="00401D8C">
                <w:rPr>
                  <w:highlight w:val="yellow"/>
                  <w:shd w:val="clear" w:color="auto" w:fill="FFFFFF"/>
                </w:rPr>
                <w:delText>TITULAIRE</w:delText>
              </w:r>
              <w:r w:rsidRPr="000F6592" w:rsidDel="00401D8C">
                <w:rPr>
                  <w:shd w:val="clear" w:color="auto" w:fill="FFFFFF"/>
                </w:rPr>
                <w:delText xml:space="preserve"> </w:delText>
              </w:r>
            </w:del>
          </w:p>
        </w:tc>
      </w:tr>
      <w:tr w:rsidR="003331FF" w:rsidRPr="000F6592" w14:paraId="1E862096" w14:textId="328016FC" w:rsidTr="003331FF">
        <w:trPr>
          <w:trHeight w:val="420"/>
        </w:trPr>
        <w:tc>
          <w:tcPr>
            <w:tcW w:w="505" w:type="dxa"/>
            <w:tcBorders>
              <w:top w:val="single" w:sz="6" w:space="0" w:color="001A70"/>
              <w:left w:val="single" w:sz="6" w:space="0" w:color="001A70"/>
              <w:bottom w:val="single" w:sz="6" w:space="0" w:color="001A70"/>
              <w:right w:val="single" w:sz="6" w:space="0" w:color="001A70"/>
            </w:tcBorders>
            <w:shd w:val="clear" w:color="auto" w:fill="FFFFFF"/>
            <w:vAlign w:val="center"/>
            <w:hideMark/>
          </w:tcPr>
          <w:p w14:paraId="043166D1" w14:textId="77777777" w:rsidR="003331FF" w:rsidRPr="000F6592" w:rsidRDefault="003331FF" w:rsidP="003331FF">
            <w:pPr>
              <w:rPr>
                <w:rFonts w:cs="Arial"/>
                <w:b/>
                <w:bCs/>
                <w:color w:val="2B2B2B" w:themeColor="text1" w:themeShade="80"/>
              </w:rPr>
            </w:pPr>
            <w:r w:rsidRPr="000F6592">
              <w:rPr>
                <w:rFonts w:cs="Arial"/>
                <w:b/>
                <w:bCs/>
                <w:color w:val="2B2B2B" w:themeColor="text1" w:themeShade="80"/>
              </w:rPr>
              <w:t>5 </w:t>
            </w:r>
          </w:p>
        </w:tc>
        <w:tc>
          <w:tcPr>
            <w:tcW w:w="1372" w:type="dxa"/>
            <w:gridSpan w:val="2"/>
            <w:tcBorders>
              <w:top w:val="single" w:sz="6" w:space="0" w:color="001A70"/>
              <w:left w:val="single" w:sz="6" w:space="0" w:color="001A70"/>
              <w:bottom w:val="single" w:sz="6" w:space="0" w:color="001A70"/>
              <w:right w:val="single" w:sz="6" w:space="0" w:color="001A70"/>
            </w:tcBorders>
            <w:shd w:val="clear" w:color="auto" w:fill="FFFFFF"/>
            <w:vAlign w:val="center"/>
            <w:hideMark/>
          </w:tcPr>
          <w:p w14:paraId="764207DC" w14:textId="77777777" w:rsidR="003331FF" w:rsidRPr="000F6592" w:rsidRDefault="003331FF" w:rsidP="003331FF">
            <w:pPr>
              <w:rPr>
                <w:rFonts w:cs="Arial"/>
                <w:b/>
                <w:bCs/>
                <w:color w:val="2B2B2B" w:themeColor="text1" w:themeShade="80"/>
              </w:rPr>
            </w:pPr>
            <w:r w:rsidRPr="000F6592">
              <w:rPr>
                <w:rFonts w:cs="Arial"/>
                <w:b/>
                <w:bCs/>
                <w:color w:val="2B2B2B" w:themeColor="text1" w:themeShade="80"/>
              </w:rPr>
              <w:t>Rédhibitoire </w:t>
            </w:r>
          </w:p>
        </w:tc>
        <w:tc>
          <w:tcPr>
            <w:tcW w:w="3917" w:type="dxa"/>
            <w:tcBorders>
              <w:top w:val="single" w:sz="6" w:space="0" w:color="001A70"/>
              <w:left w:val="single" w:sz="6" w:space="0" w:color="001A70"/>
              <w:bottom w:val="single" w:sz="6" w:space="0" w:color="001A70"/>
              <w:right w:val="single" w:sz="6" w:space="0" w:color="001A70"/>
            </w:tcBorders>
            <w:shd w:val="clear" w:color="auto" w:fill="FFFFFF"/>
            <w:vAlign w:val="center"/>
            <w:hideMark/>
          </w:tcPr>
          <w:p w14:paraId="5E347C01" w14:textId="77777777" w:rsidR="003331FF" w:rsidRPr="000F6592" w:rsidRDefault="003331FF" w:rsidP="003331FF">
            <w:pPr>
              <w:rPr>
                <w:rFonts w:cs="Arial"/>
                <w:color w:val="2B2B2B" w:themeColor="text1" w:themeShade="80"/>
              </w:rPr>
            </w:pPr>
            <w:r w:rsidRPr="000F6592">
              <w:rPr>
                <w:rFonts w:cs="Arial"/>
                <w:color w:val="2B2B2B" w:themeColor="text1" w:themeShade="80"/>
              </w:rPr>
              <w:t>Esprit de synthèse </w:t>
            </w:r>
          </w:p>
        </w:tc>
        <w:tc>
          <w:tcPr>
            <w:tcW w:w="4412" w:type="dxa"/>
            <w:tcBorders>
              <w:top w:val="single" w:sz="6" w:space="0" w:color="001A70"/>
              <w:left w:val="single" w:sz="6" w:space="0" w:color="001A70"/>
              <w:bottom w:val="single" w:sz="6" w:space="0" w:color="001A70"/>
              <w:right w:val="single" w:sz="6" w:space="0" w:color="001A70"/>
            </w:tcBorders>
            <w:shd w:val="clear" w:color="auto" w:fill="FFFFFF"/>
          </w:tcPr>
          <w:p w14:paraId="76FE89ED" w14:textId="42638EAA" w:rsidR="003331FF" w:rsidRPr="000F6592" w:rsidRDefault="003331FF" w:rsidP="003331FF">
            <w:pPr>
              <w:rPr>
                <w:rFonts w:cs="Arial"/>
                <w:color w:val="2B2B2B" w:themeColor="text1" w:themeShade="80"/>
              </w:rPr>
            </w:pPr>
            <w:del w:id="43" w:author="Abdenour MABED" w:date="2026-09-08T21:38:00Z" w16du:dateUtc="2026-09-08T19:38:00Z">
              <w:r w:rsidRPr="000F6592" w:rsidDel="00931BF3">
                <w:rPr>
                  <w:highlight w:val="yellow"/>
                  <w:shd w:val="clear" w:color="auto" w:fill="FFFFFF"/>
                </w:rPr>
                <w:delText xml:space="preserve">A compléter par le </w:delText>
              </w:r>
            </w:del>
            <w:del w:id="44" w:author="Abdenour MABED" w:date="2026-09-08T21:37:00Z" w16du:dateUtc="2026-09-08T19:37:00Z">
              <w:r w:rsidRPr="000F6592" w:rsidDel="00401D8C">
                <w:rPr>
                  <w:highlight w:val="yellow"/>
                  <w:shd w:val="clear" w:color="auto" w:fill="FFFFFF"/>
                </w:rPr>
                <w:delText>TITULAIRE</w:delText>
              </w:r>
              <w:r w:rsidRPr="000F6592" w:rsidDel="00401D8C">
                <w:rPr>
                  <w:shd w:val="clear" w:color="auto" w:fill="FFFFFF"/>
                </w:rPr>
                <w:delText xml:space="preserve"> </w:delText>
              </w:r>
            </w:del>
          </w:p>
        </w:tc>
      </w:tr>
      <w:tr w:rsidR="003331FF" w:rsidRPr="000F6592" w14:paraId="06120586" w14:textId="1DFE34C6" w:rsidTr="003331FF">
        <w:trPr>
          <w:trHeight w:val="420"/>
        </w:trPr>
        <w:tc>
          <w:tcPr>
            <w:tcW w:w="505" w:type="dxa"/>
            <w:tcBorders>
              <w:top w:val="single" w:sz="6" w:space="0" w:color="001A70"/>
              <w:left w:val="single" w:sz="6" w:space="0" w:color="001A70"/>
              <w:bottom w:val="single" w:sz="6" w:space="0" w:color="001A70"/>
              <w:right w:val="single" w:sz="6" w:space="0" w:color="001A70"/>
            </w:tcBorders>
            <w:shd w:val="clear" w:color="auto" w:fill="FFFFFF"/>
            <w:vAlign w:val="center"/>
            <w:hideMark/>
          </w:tcPr>
          <w:p w14:paraId="1A9CD563" w14:textId="77777777" w:rsidR="003331FF" w:rsidRPr="000F6592" w:rsidRDefault="003331FF" w:rsidP="003331FF">
            <w:pPr>
              <w:rPr>
                <w:rFonts w:cs="Arial"/>
                <w:b/>
                <w:bCs/>
                <w:color w:val="2B2B2B" w:themeColor="text1" w:themeShade="80"/>
              </w:rPr>
            </w:pPr>
            <w:r w:rsidRPr="000F6592">
              <w:rPr>
                <w:rFonts w:cs="Arial"/>
                <w:b/>
                <w:bCs/>
                <w:color w:val="2B2B2B" w:themeColor="text1" w:themeShade="80"/>
              </w:rPr>
              <w:t>6 </w:t>
            </w:r>
          </w:p>
        </w:tc>
        <w:tc>
          <w:tcPr>
            <w:tcW w:w="1372" w:type="dxa"/>
            <w:gridSpan w:val="2"/>
            <w:tcBorders>
              <w:top w:val="single" w:sz="6" w:space="0" w:color="001A70"/>
              <w:left w:val="single" w:sz="6" w:space="0" w:color="001A70"/>
              <w:bottom w:val="single" w:sz="6" w:space="0" w:color="001A70"/>
              <w:right w:val="single" w:sz="6" w:space="0" w:color="001A70"/>
            </w:tcBorders>
            <w:shd w:val="clear" w:color="auto" w:fill="FFFFFF"/>
            <w:vAlign w:val="center"/>
            <w:hideMark/>
          </w:tcPr>
          <w:p w14:paraId="0DB307F7" w14:textId="77777777" w:rsidR="003331FF" w:rsidRPr="000F6592" w:rsidRDefault="003331FF" w:rsidP="003331FF">
            <w:pPr>
              <w:rPr>
                <w:rFonts w:cs="Arial"/>
                <w:b/>
                <w:bCs/>
                <w:color w:val="2B2B2B" w:themeColor="text1" w:themeShade="80"/>
              </w:rPr>
            </w:pPr>
            <w:r w:rsidRPr="000F6592">
              <w:rPr>
                <w:rFonts w:cs="Arial"/>
                <w:b/>
                <w:bCs/>
                <w:color w:val="2B2B2B" w:themeColor="text1" w:themeShade="80"/>
              </w:rPr>
              <w:t>Rédhibitoire </w:t>
            </w:r>
          </w:p>
        </w:tc>
        <w:tc>
          <w:tcPr>
            <w:tcW w:w="3917" w:type="dxa"/>
            <w:tcBorders>
              <w:top w:val="single" w:sz="6" w:space="0" w:color="001A70"/>
              <w:left w:val="single" w:sz="6" w:space="0" w:color="001A70"/>
              <w:bottom w:val="single" w:sz="6" w:space="0" w:color="001A70"/>
              <w:right w:val="single" w:sz="6" w:space="0" w:color="001A70"/>
            </w:tcBorders>
            <w:shd w:val="clear" w:color="auto" w:fill="FFFFFF"/>
            <w:vAlign w:val="center"/>
            <w:hideMark/>
          </w:tcPr>
          <w:p w14:paraId="28454FC5" w14:textId="77777777" w:rsidR="003331FF" w:rsidRPr="000F6592" w:rsidRDefault="003331FF" w:rsidP="003331FF">
            <w:pPr>
              <w:rPr>
                <w:rFonts w:cs="Arial"/>
                <w:color w:val="2B2B2B" w:themeColor="text1" w:themeShade="80"/>
              </w:rPr>
            </w:pPr>
            <w:r w:rsidRPr="000F6592">
              <w:rPr>
                <w:rFonts w:cs="Arial"/>
                <w:color w:val="2B2B2B" w:themeColor="text1" w:themeShade="80"/>
              </w:rPr>
              <w:t>Organisation, autonomie et rigueur </w:t>
            </w:r>
          </w:p>
        </w:tc>
        <w:tc>
          <w:tcPr>
            <w:tcW w:w="4412" w:type="dxa"/>
            <w:tcBorders>
              <w:top w:val="single" w:sz="6" w:space="0" w:color="001A70"/>
              <w:left w:val="single" w:sz="6" w:space="0" w:color="001A70"/>
              <w:bottom w:val="single" w:sz="6" w:space="0" w:color="001A70"/>
              <w:right w:val="single" w:sz="6" w:space="0" w:color="001A70"/>
            </w:tcBorders>
            <w:shd w:val="clear" w:color="auto" w:fill="FFFFFF"/>
          </w:tcPr>
          <w:p w14:paraId="3C3B4428" w14:textId="3CF78682" w:rsidR="003331FF" w:rsidRPr="000F6592" w:rsidRDefault="003331FF" w:rsidP="003331FF">
            <w:pPr>
              <w:rPr>
                <w:rFonts w:cs="Arial"/>
                <w:color w:val="2B2B2B" w:themeColor="text1" w:themeShade="80"/>
              </w:rPr>
            </w:pPr>
            <w:del w:id="45" w:author="Abdenour MABED" w:date="2026-09-08T21:38:00Z" w16du:dateUtc="2026-09-08T19:38:00Z">
              <w:r w:rsidRPr="000F6592" w:rsidDel="00931BF3">
                <w:rPr>
                  <w:highlight w:val="yellow"/>
                  <w:shd w:val="clear" w:color="auto" w:fill="FFFFFF"/>
                </w:rPr>
                <w:delText xml:space="preserve">A compléter par le </w:delText>
              </w:r>
            </w:del>
            <w:del w:id="46" w:author="Abdenour MABED" w:date="2026-09-08T21:37:00Z" w16du:dateUtc="2026-09-08T19:37:00Z">
              <w:r w:rsidRPr="000F6592" w:rsidDel="00401D8C">
                <w:rPr>
                  <w:highlight w:val="yellow"/>
                  <w:shd w:val="clear" w:color="auto" w:fill="FFFFFF"/>
                </w:rPr>
                <w:delText>TITULAIRE</w:delText>
              </w:r>
              <w:r w:rsidRPr="000F6592" w:rsidDel="00401D8C">
                <w:rPr>
                  <w:shd w:val="clear" w:color="auto" w:fill="FFFFFF"/>
                </w:rPr>
                <w:delText xml:space="preserve"> </w:delText>
              </w:r>
            </w:del>
          </w:p>
        </w:tc>
      </w:tr>
      <w:tr w:rsidR="003331FF" w:rsidRPr="000F6592" w14:paraId="276F5A02" w14:textId="48B27D29" w:rsidTr="003331FF">
        <w:trPr>
          <w:trHeight w:val="420"/>
        </w:trPr>
        <w:tc>
          <w:tcPr>
            <w:tcW w:w="505" w:type="dxa"/>
            <w:tcBorders>
              <w:top w:val="single" w:sz="6" w:space="0" w:color="001A70"/>
              <w:left w:val="single" w:sz="6" w:space="0" w:color="001A70"/>
              <w:bottom w:val="single" w:sz="6" w:space="0" w:color="001A70"/>
              <w:right w:val="single" w:sz="6" w:space="0" w:color="001A70"/>
            </w:tcBorders>
            <w:shd w:val="clear" w:color="auto" w:fill="FFFFFF"/>
            <w:vAlign w:val="center"/>
            <w:hideMark/>
          </w:tcPr>
          <w:p w14:paraId="7C6A87B2" w14:textId="77777777" w:rsidR="003331FF" w:rsidRPr="000F6592" w:rsidRDefault="003331FF" w:rsidP="003331FF">
            <w:pPr>
              <w:rPr>
                <w:rFonts w:cs="Arial"/>
                <w:b/>
                <w:bCs/>
                <w:color w:val="2B2B2B" w:themeColor="text1" w:themeShade="80"/>
              </w:rPr>
            </w:pPr>
            <w:r w:rsidRPr="000F6592">
              <w:rPr>
                <w:rFonts w:cs="Arial"/>
                <w:b/>
                <w:bCs/>
                <w:color w:val="2B2B2B" w:themeColor="text1" w:themeShade="80"/>
              </w:rPr>
              <w:t>7 </w:t>
            </w:r>
          </w:p>
        </w:tc>
        <w:tc>
          <w:tcPr>
            <w:tcW w:w="1372" w:type="dxa"/>
            <w:gridSpan w:val="2"/>
            <w:tcBorders>
              <w:top w:val="single" w:sz="6" w:space="0" w:color="001A70"/>
              <w:left w:val="single" w:sz="6" w:space="0" w:color="001A70"/>
              <w:bottom w:val="single" w:sz="6" w:space="0" w:color="001A70"/>
              <w:right w:val="single" w:sz="6" w:space="0" w:color="001A70"/>
            </w:tcBorders>
            <w:shd w:val="clear" w:color="auto" w:fill="FFFFFF"/>
            <w:vAlign w:val="center"/>
            <w:hideMark/>
          </w:tcPr>
          <w:p w14:paraId="1DE4A357" w14:textId="77777777" w:rsidR="003331FF" w:rsidRPr="000F6592" w:rsidRDefault="003331FF" w:rsidP="003331FF">
            <w:pPr>
              <w:rPr>
                <w:rFonts w:cs="Arial"/>
                <w:b/>
                <w:bCs/>
                <w:color w:val="2B2B2B" w:themeColor="text1" w:themeShade="80"/>
              </w:rPr>
            </w:pPr>
            <w:r w:rsidRPr="000F6592">
              <w:rPr>
                <w:rFonts w:cs="Arial"/>
                <w:b/>
                <w:bCs/>
                <w:color w:val="2B2B2B" w:themeColor="text1" w:themeShade="80"/>
              </w:rPr>
              <w:t>Rédhibitoire </w:t>
            </w:r>
          </w:p>
        </w:tc>
        <w:tc>
          <w:tcPr>
            <w:tcW w:w="3917" w:type="dxa"/>
            <w:tcBorders>
              <w:top w:val="single" w:sz="6" w:space="0" w:color="001A70"/>
              <w:left w:val="single" w:sz="6" w:space="0" w:color="001A70"/>
              <w:bottom w:val="single" w:sz="6" w:space="0" w:color="001A70"/>
              <w:right w:val="single" w:sz="6" w:space="0" w:color="001A70"/>
            </w:tcBorders>
            <w:shd w:val="clear" w:color="auto" w:fill="FFFFFF"/>
            <w:vAlign w:val="center"/>
            <w:hideMark/>
          </w:tcPr>
          <w:p w14:paraId="675AF4D4" w14:textId="77777777" w:rsidR="003331FF" w:rsidRPr="000F6592" w:rsidRDefault="003331FF" w:rsidP="003331FF">
            <w:pPr>
              <w:rPr>
                <w:rFonts w:cs="Arial"/>
                <w:color w:val="2B2B2B" w:themeColor="text1" w:themeShade="80"/>
              </w:rPr>
            </w:pPr>
            <w:r w:rsidRPr="000F6592">
              <w:rPr>
                <w:rFonts w:cs="Arial"/>
                <w:color w:val="2B2B2B" w:themeColor="text1" w:themeShade="80"/>
              </w:rPr>
              <w:t>Travail en équipe et coordination multi-acteurs </w:t>
            </w:r>
          </w:p>
        </w:tc>
        <w:tc>
          <w:tcPr>
            <w:tcW w:w="4412" w:type="dxa"/>
            <w:tcBorders>
              <w:top w:val="single" w:sz="6" w:space="0" w:color="001A70"/>
              <w:left w:val="single" w:sz="6" w:space="0" w:color="001A70"/>
              <w:bottom w:val="single" w:sz="6" w:space="0" w:color="001A70"/>
              <w:right w:val="single" w:sz="6" w:space="0" w:color="001A70"/>
            </w:tcBorders>
            <w:shd w:val="clear" w:color="auto" w:fill="FFFFFF"/>
          </w:tcPr>
          <w:p w14:paraId="02786471" w14:textId="5A50709C" w:rsidR="003331FF" w:rsidRPr="000F6592" w:rsidRDefault="003331FF" w:rsidP="003331FF">
            <w:pPr>
              <w:rPr>
                <w:rFonts w:cs="Arial"/>
                <w:color w:val="2B2B2B" w:themeColor="text1" w:themeShade="80"/>
              </w:rPr>
            </w:pPr>
            <w:del w:id="47" w:author="Abdenour MABED" w:date="2026-09-08T21:38:00Z" w16du:dateUtc="2026-09-08T19:38:00Z">
              <w:r w:rsidRPr="000F6592" w:rsidDel="00931BF3">
                <w:rPr>
                  <w:highlight w:val="yellow"/>
                  <w:shd w:val="clear" w:color="auto" w:fill="FFFFFF"/>
                </w:rPr>
                <w:delText xml:space="preserve">A compléter par le </w:delText>
              </w:r>
            </w:del>
            <w:del w:id="48" w:author="Abdenour MABED" w:date="2026-09-08T21:37:00Z" w16du:dateUtc="2026-09-08T19:37:00Z">
              <w:r w:rsidRPr="000F6592" w:rsidDel="00401D8C">
                <w:rPr>
                  <w:highlight w:val="yellow"/>
                  <w:shd w:val="clear" w:color="auto" w:fill="FFFFFF"/>
                </w:rPr>
                <w:delText>TITULAIRE</w:delText>
              </w:r>
              <w:r w:rsidRPr="000F6592" w:rsidDel="00401D8C">
                <w:rPr>
                  <w:shd w:val="clear" w:color="auto" w:fill="FFFFFF"/>
                </w:rPr>
                <w:delText xml:space="preserve"> </w:delText>
              </w:r>
            </w:del>
          </w:p>
        </w:tc>
      </w:tr>
      <w:tr w:rsidR="003331FF" w:rsidRPr="000F6592" w14:paraId="6719B540" w14:textId="5FB1EEA8" w:rsidTr="003331FF">
        <w:trPr>
          <w:trHeight w:val="420"/>
        </w:trPr>
        <w:tc>
          <w:tcPr>
            <w:tcW w:w="505" w:type="dxa"/>
            <w:tcBorders>
              <w:top w:val="single" w:sz="6" w:space="0" w:color="001A70"/>
              <w:left w:val="single" w:sz="6" w:space="0" w:color="001A70"/>
              <w:bottom w:val="single" w:sz="6" w:space="0" w:color="001A70"/>
              <w:right w:val="single" w:sz="6" w:space="0" w:color="001A70"/>
            </w:tcBorders>
            <w:shd w:val="clear" w:color="auto" w:fill="FFFFFF"/>
            <w:vAlign w:val="center"/>
            <w:hideMark/>
          </w:tcPr>
          <w:p w14:paraId="75DCD544" w14:textId="77777777" w:rsidR="003331FF" w:rsidRPr="000F6592" w:rsidRDefault="003331FF" w:rsidP="003331FF">
            <w:pPr>
              <w:rPr>
                <w:rFonts w:cs="Arial"/>
                <w:b/>
                <w:bCs/>
                <w:color w:val="2B2B2B" w:themeColor="text1" w:themeShade="80"/>
              </w:rPr>
            </w:pPr>
            <w:r w:rsidRPr="000F6592">
              <w:rPr>
                <w:rFonts w:cs="Arial"/>
                <w:b/>
                <w:bCs/>
                <w:color w:val="2B2B2B" w:themeColor="text1" w:themeShade="80"/>
              </w:rPr>
              <w:t>8 </w:t>
            </w:r>
          </w:p>
        </w:tc>
        <w:tc>
          <w:tcPr>
            <w:tcW w:w="1372" w:type="dxa"/>
            <w:gridSpan w:val="2"/>
            <w:tcBorders>
              <w:top w:val="single" w:sz="6" w:space="0" w:color="001A70"/>
              <w:left w:val="single" w:sz="6" w:space="0" w:color="001A70"/>
              <w:bottom w:val="single" w:sz="6" w:space="0" w:color="001A70"/>
              <w:right w:val="single" w:sz="6" w:space="0" w:color="001A70"/>
            </w:tcBorders>
            <w:shd w:val="clear" w:color="auto" w:fill="FFFFFF"/>
            <w:vAlign w:val="center"/>
            <w:hideMark/>
          </w:tcPr>
          <w:p w14:paraId="33EE8A0A" w14:textId="77777777" w:rsidR="003331FF" w:rsidRPr="000F6592" w:rsidRDefault="003331FF" w:rsidP="003331FF">
            <w:pPr>
              <w:rPr>
                <w:rFonts w:cs="Arial"/>
                <w:b/>
                <w:bCs/>
                <w:color w:val="2B2B2B" w:themeColor="text1" w:themeShade="80"/>
              </w:rPr>
            </w:pPr>
            <w:r w:rsidRPr="000F6592">
              <w:rPr>
                <w:rFonts w:cs="Arial"/>
                <w:b/>
                <w:bCs/>
                <w:color w:val="2B2B2B" w:themeColor="text1" w:themeShade="80"/>
              </w:rPr>
              <w:t>Principale </w:t>
            </w:r>
          </w:p>
        </w:tc>
        <w:tc>
          <w:tcPr>
            <w:tcW w:w="3917" w:type="dxa"/>
            <w:tcBorders>
              <w:top w:val="single" w:sz="6" w:space="0" w:color="001A70"/>
              <w:left w:val="single" w:sz="6" w:space="0" w:color="001A70"/>
              <w:bottom w:val="single" w:sz="6" w:space="0" w:color="001A70"/>
              <w:right w:val="single" w:sz="6" w:space="0" w:color="001A70"/>
            </w:tcBorders>
            <w:shd w:val="clear" w:color="auto" w:fill="FFFFFF"/>
            <w:vAlign w:val="center"/>
            <w:hideMark/>
          </w:tcPr>
          <w:p w14:paraId="613270AE" w14:textId="77777777" w:rsidR="003331FF" w:rsidRPr="000F6592" w:rsidRDefault="003331FF" w:rsidP="003331FF">
            <w:pPr>
              <w:rPr>
                <w:rFonts w:cs="Arial"/>
                <w:color w:val="2B2B2B" w:themeColor="text1" w:themeShade="80"/>
              </w:rPr>
            </w:pPr>
            <w:r w:rsidRPr="000F6592">
              <w:rPr>
                <w:rFonts w:cs="Arial"/>
                <w:color w:val="2B2B2B" w:themeColor="text1" w:themeShade="80"/>
              </w:rPr>
              <w:t>Animation de réunions, ateliers et comités de suivi </w:t>
            </w:r>
          </w:p>
        </w:tc>
        <w:tc>
          <w:tcPr>
            <w:tcW w:w="4412" w:type="dxa"/>
            <w:tcBorders>
              <w:top w:val="single" w:sz="6" w:space="0" w:color="001A70"/>
              <w:left w:val="single" w:sz="6" w:space="0" w:color="001A70"/>
              <w:bottom w:val="single" w:sz="6" w:space="0" w:color="001A70"/>
              <w:right w:val="single" w:sz="6" w:space="0" w:color="001A70"/>
            </w:tcBorders>
            <w:shd w:val="clear" w:color="auto" w:fill="FFFFFF"/>
          </w:tcPr>
          <w:p w14:paraId="481D984C" w14:textId="3607DAE1" w:rsidR="003331FF" w:rsidRPr="000F6592" w:rsidRDefault="003331FF" w:rsidP="003331FF">
            <w:pPr>
              <w:rPr>
                <w:rFonts w:cs="Arial"/>
                <w:color w:val="2B2B2B" w:themeColor="text1" w:themeShade="80"/>
              </w:rPr>
            </w:pPr>
            <w:del w:id="49" w:author="Abdenour MABED" w:date="2026-09-08T21:38:00Z" w16du:dateUtc="2026-09-08T19:38:00Z">
              <w:r w:rsidRPr="000F6592" w:rsidDel="00931BF3">
                <w:rPr>
                  <w:highlight w:val="yellow"/>
                  <w:shd w:val="clear" w:color="auto" w:fill="FFFFFF"/>
                </w:rPr>
                <w:delText xml:space="preserve">A compléter par le </w:delText>
              </w:r>
            </w:del>
            <w:del w:id="50" w:author="Abdenour MABED" w:date="2026-09-08T21:37:00Z" w16du:dateUtc="2026-09-08T19:37:00Z">
              <w:r w:rsidRPr="000F6592" w:rsidDel="00401D8C">
                <w:rPr>
                  <w:highlight w:val="yellow"/>
                  <w:shd w:val="clear" w:color="auto" w:fill="FFFFFF"/>
                </w:rPr>
                <w:delText>TITULAIRE</w:delText>
              </w:r>
              <w:r w:rsidRPr="000F6592" w:rsidDel="00401D8C">
                <w:rPr>
                  <w:shd w:val="clear" w:color="auto" w:fill="FFFFFF"/>
                </w:rPr>
                <w:delText xml:space="preserve"> </w:delText>
              </w:r>
            </w:del>
          </w:p>
        </w:tc>
      </w:tr>
      <w:tr w:rsidR="003331FF" w:rsidRPr="000F6592" w14:paraId="577D7D7F" w14:textId="3268705B" w:rsidTr="003331FF">
        <w:trPr>
          <w:trHeight w:val="420"/>
        </w:trPr>
        <w:tc>
          <w:tcPr>
            <w:tcW w:w="505" w:type="dxa"/>
            <w:tcBorders>
              <w:top w:val="single" w:sz="6" w:space="0" w:color="001A70"/>
              <w:left w:val="single" w:sz="6" w:space="0" w:color="001A70"/>
              <w:bottom w:val="single" w:sz="6" w:space="0" w:color="001A70"/>
              <w:right w:val="single" w:sz="6" w:space="0" w:color="001A70"/>
            </w:tcBorders>
            <w:shd w:val="clear" w:color="auto" w:fill="FFFFFF"/>
            <w:vAlign w:val="center"/>
            <w:hideMark/>
          </w:tcPr>
          <w:p w14:paraId="604B439F" w14:textId="77777777" w:rsidR="003331FF" w:rsidRPr="000F6592" w:rsidRDefault="003331FF" w:rsidP="003331FF">
            <w:pPr>
              <w:rPr>
                <w:rFonts w:cs="Arial"/>
                <w:b/>
                <w:bCs/>
                <w:color w:val="2B2B2B" w:themeColor="text1" w:themeShade="80"/>
              </w:rPr>
            </w:pPr>
            <w:r w:rsidRPr="000F6592">
              <w:rPr>
                <w:rFonts w:cs="Arial"/>
                <w:b/>
                <w:bCs/>
                <w:color w:val="2B2B2B" w:themeColor="text1" w:themeShade="80"/>
              </w:rPr>
              <w:t>9 </w:t>
            </w:r>
          </w:p>
        </w:tc>
        <w:tc>
          <w:tcPr>
            <w:tcW w:w="1372" w:type="dxa"/>
            <w:gridSpan w:val="2"/>
            <w:tcBorders>
              <w:top w:val="single" w:sz="6" w:space="0" w:color="001A70"/>
              <w:left w:val="single" w:sz="6" w:space="0" w:color="001A70"/>
              <w:bottom w:val="single" w:sz="6" w:space="0" w:color="001A70"/>
              <w:right w:val="single" w:sz="6" w:space="0" w:color="001A70"/>
            </w:tcBorders>
            <w:shd w:val="clear" w:color="auto" w:fill="FFFFFF"/>
            <w:vAlign w:val="center"/>
            <w:hideMark/>
          </w:tcPr>
          <w:p w14:paraId="426E0FC4" w14:textId="77777777" w:rsidR="003331FF" w:rsidRPr="000F6592" w:rsidRDefault="003331FF" w:rsidP="003331FF">
            <w:pPr>
              <w:rPr>
                <w:rFonts w:cs="Arial"/>
                <w:b/>
                <w:bCs/>
                <w:color w:val="2B2B2B" w:themeColor="text1" w:themeShade="80"/>
              </w:rPr>
            </w:pPr>
            <w:r w:rsidRPr="000F6592">
              <w:rPr>
                <w:rFonts w:cs="Arial"/>
                <w:b/>
                <w:bCs/>
                <w:color w:val="2B2B2B" w:themeColor="text1" w:themeShade="80"/>
              </w:rPr>
              <w:t>Principale </w:t>
            </w:r>
          </w:p>
        </w:tc>
        <w:tc>
          <w:tcPr>
            <w:tcW w:w="3917" w:type="dxa"/>
            <w:tcBorders>
              <w:top w:val="single" w:sz="6" w:space="0" w:color="001A70"/>
              <w:left w:val="single" w:sz="6" w:space="0" w:color="001A70"/>
              <w:bottom w:val="single" w:sz="6" w:space="0" w:color="001A70"/>
              <w:right w:val="single" w:sz="6" w:space="0" w:color="001A70"/>
            </w:tcBorders>
            <w:shd w:val="clear" w:color="auto" w:fill="FFFFFF"/>
            <w:vAlign w:val="center"/>
            <w:hideMark/>
          </w:tcPr>
          <w:p w14:paraId="135FA65A" w14:textId="77777777" w:rsidR="003331FF" w:rsidRPr="000F6592" w:rsidRDefault="003331FF" w:rsidP="003331FF">
            <w:pPr>
              <w:rPr>
                <w:rFonts w:cs="Arial"/>
                <w:color w:val="2B2B2B" w:themeColor="text1" w:themeShade="80"/>
              </w:rPr>
            </w:pPr>
            <w:r w:rsidRPr="000F6592">
              <w:rPr>
                <w:rFonts w:cs="Arial"/>
                <w:color w:val="2B2B2B" w:themeColor="text1" w:themeShade="80"/>
              </w:rPr>
              <w:t>Reporting opérationnel et indicateurs de pilotage </w:t>
            </w:r>
          </w:p>
        </w:tc>
        <w:tc>
          <w:tcPr>
            <w:tcW w:w="4412" w:type="dxa"/>
            <w:tcBorders>
              <w:top w:val="single" w:sz="6" w:space="0" w:color="001A70"/>
              <w:left w:val="single" w:sz="6" w:space="0" w:color="001A70"/>
              <w:bottom w:val="single" w:sz="6" w:space="0" w:color="001A70"/>
              <w:right w:val="single" w:sz="6" w:space="0" w:color="001A70"/>
            </w:tcBorders>
            <w:shd w:val="clear" w:color="auto" w:fill="FFFFFF"/>
          </w:tcPr>
          <w:p w14:paraId="6BAB173E" w14:textId="431D1186" w:rsidR="003331FF" w:rsidRPr="000F6592" w:rsidRDefault="003331FF" w:rsidP="003331FF">
            <w:pPr>
              <w:rPr>
                <w:rFonts w:cs="Arial"/>
                <w:color w:val="2B2B2B" w:themeColor="text1" w:themeShade="80"/>
              </w:rPr>
            </w:pPr>
            <w:del w:id="51" w:author="Abdenour MABED" w:date="2026-09-08T21:38:00Z" w16du:dateUtc="2026-09-08T19:38:00Z">
              <w:r w:rsidRPr="000F6592" w:rsidDel="00931BF3">
                <w:rPr>
                  <w:highlight w:val="yellow"/>
                  <w:shd w:val="clear" w:color="auto" w:fill="FFFFFF"/>
                </w:rPr>
                <w:delText xml:space="preserve">A compléter par le </w:delText>
              </w:r>
            </w:del>
            <w:del w:id="52" w:author="Abdenour MABED" w:date="2026-09-08T21:37:00Z" w16du:dateUtc="2026-09-08T19:37:00Z">
              <w:r w:rsidRPr="000F6592" w:rsidDel="00401D8C">
                <w:rPr>
                  <w:highlight w:val="yellow"/>
                  <w:shd w:val="clear" w:color="auto" w:fill="FFFFFF"/>
                </w:rPr>
                <w:delText>TITULAIRE</w:delText>
              </w:r>
              <w:r w:rsidRPr="000F6592" w:rsidDel="00401D8C">
                <w:rPr>
                  <w:shd w:val="clear" w:color="auto" w:fill="FFFFFF"/>
                </w:rPr>
                <w:delText xml:space="preserve"> </w:delText>
              </w:r>
            </w:del>
          </w:p>
        </w:tc>
      </w:tr>
      <w:tr w:rsidR="003331FF" w:rsidRPr="000F6592" w14:paraId="4B64724C" w14:textId="1DA78A9B" w:rsidTr="003331FF">
        <w:trPr>
          <w:trHeight w:val="420"/>
        </w:trPr>
        <w:tc>
          <w:tcPr>
            <w:tcW w:w="505" w:type="dxa"/>
            <w:tcBorders>
              <w:top w:val="single" w:sz="6" w:space="0" w:color="001A70"/>
              <w:left w:val="single" w:sz="6" w:space="0" w:color="001A70"/>
              <w:bottom w:val="single" w:sz="6" w:space="0" w:color="001A70"/>
              <w:right w:val="single" w:sz="6" w:space="0" w:color="001A70"/>
            </w:tcBorders>
            <w:shd w:val="clear" w:color="auto" w:fill="FFFFFF"/>
            <w:vAlign w:val="center"/>
            <w:hideMark/>
          </w:tcPr>
          <w:p w14:paraId="044450D3" w14:textId="77777777" w:rsidR="003331FF" w:rsidRPr="000F6592" w:rsidRDefault="003331FF" w:rsidP="003331FF">
            <w:pPr>
              <w:rPr>
                <w:rFonts w:cs="Arial"/>
                <w:b/>
                <w:bCs/>
                <w:color w:val="2B2B2B" w:themeColor="text1" w:themeShade="80"/>
              </w:rPr>
            </w:pPr>
            <w:r w:rsidRPr="000F6592">
              <w:rPr>
                <w:rFonts w:cs="Arial"/>
                <w:b/>
                <w:bCs/>
                <w:color w:val="2B2B2B" w:themeColor="text1" w:themeShade="80"/>
              </w:rPr>
              <w:t>10 </w:t>
            </w:r>
          </w:p>
        </w:tc>
        <w:tc>
          <w:tcPr>
            <w:tcW w:w="1372" w:type="dxa"/>
            <w:gridSpan w:val="2"/>
            <w:tcBorders>
              <w:top w:val="single" w:sz="6" w:space="0" w:color="001A70"/>
              <w:left w:val="single" w:sz="6" w:space="0" w:color="001A70"/>
              <w:bottom w:val="single" w:sz="6" w:space="0" w:color="001A70"/>
              <w:right w:val="single" w:sz="6" w:space="0" w:color="001A70"/>
            </w:tcBorders>
            <w:shd w:val="clear" w:color="auto" w:fill="FFFFFF"/>
            <w:vAlign w:val="center"/>
            <w:hideMark/>
          </w:tcPr>
          <w:p w14:paraId="4BDD6068" w14:textId="77777777" w:rsidR="003331FF" w:rsidRPr="000F6592" w:rsidRDefault="003331FF" w:rsidP="003331FF">
            <w:pPr>
              <w:rPr>
                <w:rFonts w:cs="Arial"/>
                <w:b/>
                <w:bCs/>
                <w:color w:val="2B2B2B" w:themeColor="text1" w:themeShade="80"/>
              </w:rPr>
            </w:pPr>
            <w:r w:rsidRPr="000F6592">
              <w:rPr>
                <w:rFonts w:cs="Arial"/>
                <w:b/>
                <w:bCs/>
                <w:color w:val="2B2B2B" w:themeColor="text1" w:themeShade="80"/>
              </w:rPr>
              <w:t>Maîtrise </w:t>
            </w:r>
          </w:p>
        </w:tc>
        <w:tc>
          <w:tcPr>
            <w:tcW w:w="3917" w:type="dxa"/>
            <w:tcBorders>
              <w:top w:val="single" w:sz="6" w:space="0" w:color="001A70"/>
              <w:left w:val="single" w:sz="6" w:space="0" w:color="001A70"/>
              <w:bottom w:val="single" w:sz="6" w:space="0" w:color="001A70"/>
              <w:right w:val="single" w:sz="6" w:space="0" w:color="001A70"/>
            </w:tcBorders>
            <w:shd w:val="clear" w:color="auto" w:fill="FFFFFF"/>
            <w:vAlign w:val="center"/>
            <w:hideMark/>
          </w:tcPr>
          <w:p w14:paraId="06C840A3" w14:textId="77777777" w:rsidR="003331FF" w:rsidRPr="008E2A6D" w:rsidRDefault="003331FF" w:rsidP="003331FF">
            <w:pPr>
              <w:rPr>
                <w:rFonts w:cs="Arial"/>
                <w:color w:val="2B2B2B" w:themeColor="text1" w:themeShade="80"/>
                <w:lang w:val="en-US"/>
              </w:rPr>
            </w:pPr>
            <w:r w:rsidRPr="008E2A6D">
              <w:rPr>
                <w:rFonts w:cs="Arial"/>
                <w:color w:val="2B2B2B" w:themeColor="text1" w:themeShade="80"/>
                <w:lang w:val="en-US"/>
              </w:rPr>
              <w:t>Microsoft Office, Teams, Outlook, SharePoint </w:t>
            </w:r>
          </w:p>
        </w:tc>
        <w:tc>
          <w:tcPr>
            <w:tcW w:w="4412" w:type="dxa"/>
            <w:tcBorders>
              <w:top w:val="single" w:sz="6" w:space="0" w:color="001A70"/>
              <w:left w:val="single" w:sz="6" w:space="0" w:color="001A70"/>
              <w:bottom w:val="single" w:sz="6" w:space="0" w:color="001A70"/>
              <w:right w:val="single" w:sz="6" w:space="0" w:color="001A70"/>
            </w:tcBorders>
            <w:shd w:val="clear" w:color="auto" w:fill="FFFFFF"/>
          </w:tcPr>
          <w:p w14:paraId="3F7D1122" w14:textId="2F409532" w:rsidR="003331FF" w:rsidRPr="000F6592" w:rsidRDefault="003331FF" w:rsidP="003331FF">
            <w:pPr>
              <w:rPr>
                <w:rFonts w:cs="Arial"/>
                <w:color w:val="2B2B2B" w:themeColor="text1" w:themeShade="80"/>
              </w:rPr>
            </w:pPr>
            <w:del w:id="53" w:author="Abdenour MABED" w:date="2026-09-08T21:38:00Z" w16du:dateUtc="2026-09-08T19:38:00Z">
              <w:r w:rsidRPr="000F6592" w:rsidDel="00931BF3">
                <w:rPr>
                  <w:highlight w:val="yellow"/>
                  <w:shd w:val="clear" w:color="auto" w:fill="FFFFFF"/>
                </w:rPr>
                <w:delText xml:space="preserve">A compléter par le </w:delText>
              </w:r>
            </w:del>
            <w:del w:id="54" w:author="Abdenour MABED" w:date="2026-09-08T21:37:00Z" w16du:dateUtc="2026-09-08T19:37:00Z">
              <w:r w:rsidRPr="000F6592" w:rsidDel="00401D8C">
                <w:rPr>
                  <w:highlight w:val="yellow"/>
                  <w:shd w:val="clear" w:color="auto" w:fill="FFFFFF"/>
                </w:rPr>
                <w:delText>TITULAIRE</w:delText>
              </w:r>
              <w:r w:rsidRPr="000F6592" w:rsidDel="00401D8C">
                <w:rPr>
                  <w:shd w:val="clear" w:color="auto" w:fill="FFFFFF"/>
                </w:rPr>
                <w:delText xml:space="preserve"> </w:delText>
              </w:r>
            </w:del>
          </w:p>
        </w:tc>
      </w:tr>
      <w:tr w:rsidR="003331FF" w:rsidRPr="000F6592" w14:paraId="2C7429FE" w14:textId="3C07215D" w:rsidTr="003331FF">
        <w:trPr>
          <w:trHeight w:val="420"/>
        </w:trPr>
        <w:tc>
          <w:tcPr>
            <w:tcW w:w="505" w:type="dxa"/>
            <w:tcBorders>
              <w:top w:val="single" w:sz="6" w:space="0" w:color="001A70"/>
              <w:left w:val="single" w:sz="6" w:space="0" w:color="001A70"/>
              <w:bottom w:val="single" w:sz="6" w:space="0" w:color="001A70"/>
              <w:right w:val="single" w:sz="6" w:space="0" w:color="001A70"/>
            </w:tcBorders>
            <w:shd w:val="clear" w:color="auto" w:fill="FFFFFF"/>
            <w:vAlign w:val="center"/>
            <w:hideMark/>
          </w:tcPr>
          <w:p w14:paraId="6781B994" w14:textId="77777777" w:rsidR="003331FF" w:rsidRPr="000F6592" w:rsidRDefault="003331FF" w:rsidP="003331FF">
            <w:pPr>
              <w:rPr>
                <w:rFonts w:cs="Arial"/>
                <w:b/>
                <w:bCs/>
                <w:color w:val="2B2B2B" w:themeColor="text1" w:themeShade="80"/>
              </w:rPr>
            </w:pPr>
            <w:r w:rsidRPr="000F6592">
              <w:rPr>
                <w:rFonts w:cs="Arial"/>
                <w:b/>
                <w:bCs/>
                <w:color w:val="2B2B2B" w:themeColor="text1" w:themeShade="80"/>
              </w:rPr>
              <w:t>11 </w:t>
            </w:r>
          </w:p>
        </w:tc>
        <w:tc>
          <w:tcPr>
            <w:tcW w:w="1372" w:type="dxa"/>
            <w:gridSpan w:val="2"/>
            <w:tcBorders>
              <w:top w:val="single" w:sz="6" w:space="0" w:color="001A70"/>
              <w:left w:val="single" w:sz="6" w:space="0" w:color="001A70"/>
              <w:bottom w:val="single" w:sz="6" w:space="0" w:color="001A70"/>
              <w:right w:val="single" w:sz="6" w:space="0" w:color="001A70"/>
            </w:tcBorders>
            <w:shd w:val="clear" w:color="auto" w:fill="FFFFFF"/>
            <w:vAlign w:val="center"/>
            <w:hideMark/>
          </w:tcPr>
          <w:p w14:paraId="76B95926" w14:textId="77777777" w:rsidR="003331FF" w:rsidRPr="000F6592" w:rsidRDefault="003331FF" w:rsidP="003331FF">
            <w:pPr>
              <w:rPr>
                <w:rFonts w:cs="Arial"/>
                <w:b/>
                <w:bCs/>
                <w:color w:val="2B2B2B" w:themeColor="text1" w:themeShade="80"/>
              </w:rPr>
            </w:pPr>
            <w:r w:rsidRPr="000F6592">
              <w:rPr>
                <w:rFonts w:cs="Arial"/>
                <w:b/>
                <w:bCs/>
                <w:color w:val="2B2B2B" w:themeColor="text1" w:themeShade="80"/>
              </w:rPr>
              <w:t>Rédhibitoire </w:t>
            </w:r>
          </w:p>
        </w:tc>
        <w:tc>
          <w:tcPr>
            <w:tcW w:w="3917" w:type="dxa"/>
            <w:tcBorders>
              <w:top w:val="single" w:sz="6" w:space="0" w:color="001A70"/>
              <w:left w:val="single" w:sz="6" w:space="0" w:color="001A70"/>
              <w:bottom w:val="single" w:sz="6" w:space="0" w:color="001A70"/>
              <w:right w:val="single" w:sz="6" w:space="0" w:color="001A70"/>
            </w:tcBorders>
            <w:shd w:val="clear" w:color="auto" w:fill="FFFFFF"/>
            <w:vAlign w:val="center"/>
            <w:hideMark/>
          </w:tcPr>
          <w:p w14:paraId="3F9E06B5" w14:textId="77777777" w:rsidR="003331FF" w:rsidRPr="000F6592" w:rsidRDefault="003331FF" w:rsidP="003331FF">
            <w:pPr>
              <w:rPr>
                <w:rFonts w:cs="Arial"/>
                <w:color w:val="2B2B2B" w:themeColor="text1" w:themeShade="80"/>
              </w:rPr>
            </w:pPr>
            <w:r w:rsidRPr="000F6592">
              <w:rPr>
                <w:rFonts w:cs="Arial"/>
                <w:color w:val="2B2B2B" w:themeColor="text1" w:themeShade="80"/>
              </w:rPr>
              <w:t>Conduite du changement</w:t>
            </w:r>
          </w:p>
        </w:tc>
        <w:tc>
          <w:tcPr>
            <w:tcW w:w="4412" w:type="dxa"/>
            <w:tcBorders>
              <w:top w:val="single" w:sz="6" w:space="0" w:color="001A70"/>
              <w:left w:val="single" w:sz="6" w:space="0" w:color="001A70"/>
              <w:bottom w:val="single" w:sz="6" w:space="0" w:color="001A70"/>
              <w:right w:val="single" w:sz="6" w:space="0" w:color="001A70"/>
            </w:tcBorders>
            <w:shd w:val="clear" w:color="auto" w:fill="FFFFFF"/>
          </w:tcPr>
          <w:p w14:paraId="7897C8B8" w14:textId="6A0BA376" w:rsidR="003331FF" w:rsidRPr="000F6592" w:rsidRDefault="003331FF" w:rsidP="003331FF">
            <w:pPr>
              <w:rPr>
                <w:rFonts w:cs="Arial"/>
                <w:color w:val="2B2B2B" w:themeColor="text1" w:themeShade="80"/>
              </w:rPr>
            </w:pPr>
            <w:del w:id="55" w:author="Abdenour MABED" w:date="2026-09-08T21:38:00Z" w16du:dateUtc="2026-09-08T19:38:00Z">
              <w:r w:rsidRPr="000F6592" w:rsidDel="00931BF3">
                <w:rPr>
                  <w:highlight w:val="yellow"/>
                  <w:shd w:val="clear" w:color="auto" w:fill="FFFFFF"/>
                </w:rPr>
                <w:delText xml:space="preserve">A compléter par le </w:delText>
              </w:r>
            </w:del>
            <w:del w:id="56" w:author="Abdenour MABED" w:date="2026-09-08T21:37:00Z" w16du:dateUtc="2026-09-08T19:37:00Z">
              <w:r w:rsidRPr="000F6592" w:rsidDel="00401D8C">
                <w:rPr>
                  <w:highlight w:val="yellow"/>
                  <w:shd w:val="clear" w:color="auto" w:fill="FFFFFF"/>
                </w:rPr>
                <w:delText>TITULAIRE</w:delText>
              </w:r>
              <w:r w:rsidRPr="000F6592" w:rsidDel="00401D8C">
                <w:rPr>
                  <w:shd w:val="clear" w:color="auto" w:fill="FFFFFF"/>
                </w:rPr>
                <w:delText xml:space="preserve"> </w:delText>
              </w:r>
            </w:del>
          </w:p>
        </w:tc>
      </w:tr>
      <w:tr w:rsidR="003331FF" w:rsidRPr="000F6592" w14:paraId="7A349578" w14:textId="71FC362C" w:rsidTr="003331FF">
        <w:trPr>
          <w:trHeight w:val="420"/>
        </w:trPr>
        <w:tc>
          <w:tcPr>
            <w:tcW w:w="505" w:type="dxa"/>
            <w:tcBorders>
              <w:top w:val="single" w:sz="6" w:space="0" w:color="001A70"/>
              <w:left w:val="single" w:sz="6" w:space="0" w:color="001A70"/>
              <w:bottom w:val="single" w:sz="6" w:space="0" w:color="001A70"/>
              <w:right w:val="single" w:sz="6" w:space="0" w:color="001A70"/>
            </w:tcBorders>
            <w:shd w:val="clear" w:color="auto" w:fill="FFFFFF"/>
            <w:vAlign w:val="center"/>
          </w:tcPr>
          <w:p w14:paraId="7F7BBFC0" w14:textId="77777777" w:rsidR="003331FF" w:rsidRPr="000F6592" w:rsidRDefault="003331FF" w:rsidP="003331FF">
            <w:pPr>
              <w:rPr>
                <w:rFonts w:cs="Arial"/>
                <w:b/>
                <w:bCs/>
                <w:color w:val="2B2B2B" w:themeColor="text1" w:themeShade="80"/>
              </w:rPr>
            </w:pPr>
            <w:r w:rsidRPr="000F6592">
              <w:rPr>
                <w:rFonts w:cs="Arial"/>
                <w:b/>
                <w:bCs/>
                <w:color w:val="2B2B2B" w:themeColor="text1" w:themeShade="80"/>
              </w:rPr>
              <w:t>12</w:t>
            </w:r>
          </w:p>
        </w:tc>
        <w:tc>
          <w:tcPr>
            <w:tcW w:w="1372" w:type="dxa"/>
            <w:gridSpan w:val="2"/>
            <w:tcBorders>
              <w:top w:val="single" w:sz="6" w:space="0" w:color="001A70"/>
              <w:left w:val="single" w:sz="6" w:space="0" w:color="001A70"/>
              <w:bottom w:val="single" w:sz="6" w:space="0" w:color="001A70"/>
              <w:right w:val="single" w:sz="6" w:space="0" w:color="001A70"/>
            </w:tcBorders>
            <w:shd w:val="clear" w:color="auto" w:fill="FFFFFF"/>
            <w:vAlign w:val="center"/>
          </w:tcPr>
          <w:p w14:paraId="497817B8" w14:textId="77777777" w:rsidR="003331FF" w:rsidRPr="000F6592" w:rsidRDefault="003331FF" w:rsidP="003331FF">
            <w:pPr>
              <w:rPr>
                <w:rFonts w:cs="Arial"/>
                <w:b/>
                <w:bCs/>
                <w:color w:val="2B2B2B" w:themeColor="text1" w:themeShade="80"/>
              </w:rPr>
            </w:pPr>
            <w:r w:rsidRPr="000F6592">
              <w:rPr>
                <w:rFonts w:cs="Arial"/>
                <w:b/>
                <w:bCs/>
                <w:color w:val="2B2B2B" w:themeColor="text1" w:themeShade="80"/>
              </w:rPr>
              <w:t>Rédhibitoire </w:t>
            </w:r>
          </w:p>
        </w:tc>
        <w:tc>
          <w:tcPr>
            <w:tcW w:w="3917" w:type="dxa"/>
            <w:tcBorders>
              <w:top w:val="single" w:sz="6" w:space="0" w:color="001A70"/>
              <w:left w:val="single" w:sz="6" w:space="0" w:color="001A70"/>
              <w:bottom w:val="single" w:sz="6" w:space="0" w:color="001A70"/>
              <w:right w:val="single" w:sz="6" w:space="0" w:color="001A70"/>
            </w:tcBorders>
            <w:shd w:val="clear" w:color="auto" w:fill="FFFFFF"/>
            <w:vAlign w:val="center"/>
          </w:tcPr>
          <w:p w14:paraId="1F32C822" w14:textId="77777777" w:rsidR="003331FF" w:rsidRPr="000F6592" w:rsidRDefault="003331FF" w:rsidP="003331FF">
            <w:pPr>
              <w:rPr>
                <w:rFonts w:cs="Arial"/>
                <w:color w:val="2B2B2B" w:themeColor="text1" w:themeShade="80"/>
                <w:highlight w:val="yellow"/>
              </w:rPr>
            </w:pPr>
            <w:r w:rsidRPr="000F6592">
              <w:rPr>
                <w:rFonts w:cs="Arial"/>
                <w:color w:val="2B2B2B" w:themeColor="text1" w:themeShade="80"/>
              </w:rPr>
              <w:t>Gestion des communautés</w:t>
            </w:r>
          </w:p>
        </w:tc>
        <w:tc>
          <w:tcPr>
            <w:tcW w:w="4412" w:type="dxa"/>
            <w:tcBorders>
              <w:top w:val="single" w:sz="6" w:space="0" w:color="001A70"/>
              <w:left w:val="single" w:sz="6" w:space="0" w:color="001A70"/>
              <w:bottom w:val="single" w:sz="6" w:space="0" w:color="001A70"/>
              <w:right w:val="single" w:sz="6" w:space="0" w:color="001A70"/>
            </w:tcBorders>
            <w:shd w:val="clear" w:color="auto" w:fill="FFFFFF"/>
          </w:tcPr>
          <w:p w14:paraId="73B73596" w14:textId="6F47975F" w:rsidR="003331FF" w:rsidRPr="000F6592" w:rsidRDefault="003331FF" w:rsidP="003331FF">
            <w:pPr>
              <w:rPr>
                <w:rFonts w:cs="Arial"/>
                <w:color w:val="2B2B2B" w:themeColor="text1" w:themeShade="80"/>
              </w:rPr>
            </w:pPr>
          </w:p>
        </w:tc>
      </w:tr>
      <w:tr w:rsidR="003331FF" w:rsidRPr="000F6592" w14:paraId="52A1517F" w14:textId="568FA238" w:rsidTr="003331FF">
        <w:trPr>
          <w:trHeight w:val="420"/>
        </w:trPr>
        <w:tc>
          <w:tcPr>
            <w:tcW w:w="505" w:type="dxa"/>
            <w:tcBorders>
              <w:top w:val="single" w:sz="6" w:space="0" w:color="001A70"/>
              <w:left w:val="single" w:sz="6" w:space="0" w:color="001A70"/>
              <w:bottom w:val="single" w:sz="6" w:space="0" w:color="001A70"/>
              <w:right w:val="single" w:sz="6" w:space="0" w:color="001A70"/>
            </w:tcBorders>
            <w:shd w:val="clear" w:color="auto" w:fill="FFFFFF"/>
            <w:vAlign w:val="center"/>
            <w:hideMark/>
          </w:tcPr>
          <w:p w14:paraId="4E57039F" w14:textId="77777777" w:rsidR="003331FF" w:rsidRPr="000F6592" w:rsidRDefault="003331FF" w:rsidP="003331FF">
            <w:pPr>
              <w:rPr>
                <w:rFonts w:cs="Arial"/>
                <w:b/>
                <w:bCs/>
                <w:color w:val="2B2B2B" w:themeColor="text1" w:themeShade="80"/>
              </w:rPr>
            </w:pPr>
            <w:r w:rsidRPr="000F6592">
              <w:rPr>
                <w:rFonts w:cs="Arial"/>
                <w:b/>
                <w:bCs/>
                <w:color w:val="2B2B2B" w:themeColor="text1" w:themeShade="80"/>
              </w:rPr>
              <w:t>12 </w:t>
            </w:r>
          </w:p>
        </w:tc>
        <w:tc>
          <w:tcPr>
            <w:tcW w:w="1372" w:type="dxa"/>
            <w:gridSpan w:val="2"/>
            <w:tcBorders>
              <w:top w:val="single" w:sz="6" w:space="0" w:color="001A70"/>
              <w:left w:val="single" w:sz="6" w:space="0" w:color="001A70"/>
              <w:bottom w:val="single" w:sz="6" w:space="0" w:color="001A70"/>
              <w:right w:val="single" w:sz="6" w:space="0" w:color="001A70"/>
            </w:tcBorders>
            <w:shd w:val="clear" w:color="auto" w:fill="FFFFFF"/>
            <w:vAlign w:val="center"/>
            <w:hideMark/>
          </w:tcPr>
          <w:p w14:paraId="7B32BB4E" w14:textId="77777777" w:rsidR="003331FF" w:rsidRPr="000F6592" w:rsidRDefault="003331FF" w:rsidP="003331FF">
            <w:pPr>
              <w:rPr>
                <w:rFonts w:cs="Arial"/>
                <w:b/>
                <w:bCs/>
                <w:color w:val="2B2B2B" w:themeColor="text1" w:themeShade="80"/>
              </w:rPr>
            </w:pPr>
            <w:r w:rsidRPr="000F6592">
              <w:rPr>
                <w:rFonts w:cs="Arial"/>
                <w:b/>
                <w:bCs/>
                <w:color w:val="2B2B2B" w:themeColor="text1" w:themeShade="80"/>
              </w:rPr>
              <w:t>Rédhibitoire </w:t>
            </w:r>
          </w:p>
        </w:tc>
        <w:tc>
          <w:tcPr>
            <w:tcW w:w="3917" w:type="dxa"/>
            <w:tcBorders>
              <w:top w:val="single" w:sz="6" w:space="0" w:color="001A70"/>
              <w:left w:val="single" w:sz="6" w:space="0" w:color="001A70"/>
              <w:bottom w:val="single" w:sz="6" w:space="0" w:color="001A70"/>
              <w:right w:val="single" w:sz="6" w:space="0" w:color="001A70"/>
            </w:tcBorders>
            <w:shd w:val="clear" w:color="auto" w:fill="FFFFFF"/>
            <w:vAlign w:val="center"/>
            <w:hideMark/>
          </w:tcPr>
          <w:p w14:paraId="6448A9A7" w14:textId="77777777" w:rsidR="003331FF" w:rsidRPr="000F6592" w:rsidRDefault="003331FF" w:rsidP="003331FF">
            <w:pPr>
              <w:rPr>
                <w:rFonts w:cs="Arial"/>
                <w:color w:val="2B2B2B" w:themeColor="text1" w:themeShade="80"/>
              </w:rPr>
            </w:pPr>
            <w:r w:rsidRPr="000F6592">
              <w:rPr>
                <w:rFonts w:cs="Arial"/>
                <w:color w:val="2B2B2B" w:themeColor="text1" w:themeShade="80"/>
              </w:rPr>
              <w:t>Connaissance de l'environnement Enedis</w:t>
            </w:r>
          </w:p>
        </w:tc>
        <w:tc>
          <w:tcPr>
            <w:tcW w:w="4412" w:type="dxa"/>
            <w:tcBorders>
              <w:top w:val="single" w:sz="6" w:space="0" w:color="001A70"/>
              <w:left w:val="single" w:sz="6" w:space="0" w:color="001A70"/>
              <w:bottom w:val="single" w:sz="6" w:space="0" w:color="001A70"/>
              <w:right w:val="single" w:sz="6" w:space="0" w:color="001A70"/>
            </w:tcBorders>
            <w:shd w:val="clear" w:color="auto" w:fill="FFFFFF"/>
          </w:tcPr>
          <w:p w14:paraId="5F4F1961" w14:textId="5E6E0E15" w:rsidR="003331FF" w:rsidRPr="000F6592" w:rsidRDefault="003331FF" w:rsidP="003331FF">
            <w:pPr>
              <w:rPr>
                <w:rFonts w:cs="Arial"/>
                <w:color w:val="2B2B2B" w:themeColor="text1" w:themeShade="80"/>
              </w:rPr>
            </w:pPr>
            <w:del w:id="57" w:author="Abdenour MABED" w:date="2026-09-08T21:38:00Z" w16du:dateUtc="2026-09-08T19:38:00Z">
              <w:r w:rsidRPr="000F6592" w:rsidDel="00931BF3">
                <w:rPr>
                  <w:highlight w:val="yellow"/>
                  <w:shd w:val="clear" w:color="auto" w:fill="FFFFFF"/>
                </w:rPr>
                <w:delText xml:space="preserve">A compléter par le </w:delText>
              </w:r>
            </w:del>
            <w:del w:id="58" w:author="Abdenour MABED" w:date="2026-09-08T21:37:00Z" w16du:dateUtc="2026-09-08T19:37:00Z">
              <w:r w:rsidRPr="000F6592" w:rsidDel="00401D8C">
                <w:rPr>
                  <w:highlight w:val="yellow"/>
                  <w:shd w:val="clear" w:color="auto" w:fill="FFFFFF"/>
                </w:rPr>
                <w:delText>TITULAIRE</w:delText>
              </w:r>
              <w:r w:rsidRPr="000F6592" w:rsidDel="00401D8C">
                <w:rPr>
                  <w:shd w:val="clear" w:color="auto" w:fill="FFFFFF"/>
                </w:rPr>
                <w:delText xml:space="preserve"> </w:delText>
              </w:r>
            </w:del>
          </w:p>
        </w:tc>
      </w:tr>
      <w:tr w:rsidR="003331FF" w:rsidRPr="000F6592" w14:paraId="3EBBF6DF" w14:textId="788D92AC" w:rsidTr="003331FF">
        <w:trPr>
          <w:trHeight w:val="420"/>
        </w:trPr>
        <w:tc>
          <w:tcPr>
            <w:tcW w:w="505" w:type="dxa"/>
            <w:tcBorders>
              <w:top w:val="single" w:sz="6" w:space="0" w:color="001A70"/>
              <w:left w:val="single" w:sz="6" w:space="0" w:color="001A70"/>
              <w:bottom w:val="single" w:sz="6" w:space="0" w:color="001A70"/>
              <w:right w:val="single" w:sz="6" w:space="0" w:color="001A70"/>
            </w:tcBorders>
            <w:shd w:val="clear" w:color="auto" w:fill="FFFFFF"/>
            <w:vAlign w:val="center"/>
            <w:hideMark/>
          </w:tcPr>
          <w:p w14:paraId="11C04936" w14:textId="77777777" w:rsidR="003331FF" w:rsidRPr="000F6592" w:rsidRDefault="003331FF" w:rsidP="003331FF">
            <w:pPr>
              <w:rPr>
                <w:rFonts w:cs="Arial"/>
                <w:b/>
                <w:bCs/>
                <w:color w:val="2B2B2B" w:themeColor="text1" w:themeShade="80"/>
              </w:rPr>
            </w:pPr>
            <w:r w:rsidRPr="000F6592">
              <w:rPr>
                <w:rFonts w:cs="Arial"/>
                <w:b/>
                <w:bCs/>
                <w:color w:val="2B2B2B" w:themeColor="text1" w:themeShade="80"/>
              </w:rPr>
              <w:t>13 </w:t>
            </w:r>
          </w:p>
        </w:tc>
        <w:tc>
          <w:tcPr>
            <w:tcW w:w="1372" w:type="dxa"/>
            <w:gridSpan w:val="2"/>
            <w:tcBorders>
              <w:top w:val="single" w:sz="6" w:space="0" w:color="001A70"/>
              <w:left w:val="single" w:sz="6" w:space="0" w:color="001A70"/>
              <w:bottom w:val="single" w:sz="6" w:space="0" w:color="001A70"/>
              <w:right w:val="single" w:sz="6" w:space="0" w:color="001A70"/>
            </w:tcBorders>
            <w:shd w:val="clear" w:color="auto" w:fill="FFFFFF"/>
            <w:vAlign w:val="center"/>
            <w:hideMark/>
          </w:tcPr>
          <w:p w14:paraId="18C54874" w14:textId="77777777" w:rsidR="003331FF" w:rsidRPr="000F6592" w:rsidRDefault="003331FF" w:rsidP="003331FF">
            <w:pPr>
              <w:rPr>
                <w:rFonts w:cs="Arial"/>
                <w:b/>
                <w:bCs/>
                <w:color w:val="2B2B2B" w:themeColor="text1" w:themeShade="80"/>
              </w:rPr>
            </w:pPr>
            <w:r w:rsidRPr="000F6592">
              <w:rPr>
                <w:rFonts w:cs="Arial"/>
                <w:b/>
                <w:bCs/>
                <w:color w:val="2B2B2B" w:themeColor="text1" w:themeShade="80"/>
              </w:rPr>
              <w:t>Rédhibitoire </w:t>
            </w:r>
          </w:p>
        </w:tc>
        <w:tc>
          <w:tcPr>
            <w:tcW w:w="3917" w:type="dxa"/>
            <w:tcBorders>
              <w:top w:val="single" w:sz="6" w:space="0" w:color="001A70"/>
              <w:left w:val="single" w:sz="6" w:space="0" w:color="001A70"/>
              <w:bottom w:val="single" w:sz="6" w:space="0" w:color="001A70"/>
              <w:right w:val="single" w:sz="6" w:space="0" w:color="001A70"/>
            </w:tcBorders>
            <w:shd w:val="clear" w:color="auto" w:fill="FFFFFF"/>
            <w:vAlign w:val="center"/>
            <w:hideMark/>
          </w:tcPr>
          <w:p w14:paraId="63794794" w14:textId="77777777" w:rsidR="003331FF" w:rsidRPr="000F6592" w:rsidRDefault="003331FF" w:rsidP="003331FF">
            <w:pPr>
              <w:rPr>
                <w:rFonts w:cs="Arial"/>
                <w:color w:val="2B2B2B" w:themeColor="text1" w:themeShade="80"/>
              </w:rPr>
            </w:pPr>
            <w:r w:rsidRPr="000F6592">
              <w:rPr>
                <w:rFonts w:cs="Arial"/>
                <w:color w:val="2B2B2B" w:themeColor="text1" w:themeShade="80"/>
              </w:rPr>
              <w:t>Connaissance des règles de cybersécurité et d'exploitation des SI </w:t>
            </w:r>
          </w:p>
        </w:tc>
        <w:tc>
          <w:tcPr>
            <w:tcW w:w="4412" w:type="dxa"/>
            <w:tcBorders>
              <w:top w:val="single" w:sz="6" w:space="0" w:color="001A70"/>
              <w:left w:val="single" w:sz="6" w:space="0" w:color="001A70"/>
              <w:bottom w:val="single" w:sz="6" w:space="0" w:color="001A70"/>
              <w:right w:val="single" w:sz="6" w:space="0" w:color="001A70"/>
            </w:tcBorders>
            <w:shd w:val="clear" w:color="auto" w:fill="FFFFFF"/>
          </w:tcPr>
          <w:p w14:paraId="6A40DB06" w14:textId="2667CFB1" w:rsidR="003331FF" w:rsidRPr="000F6592" w:rsidRDefault="003331FF" w:rsidP="003331FF">
            <w:pPr>
              <w:rPr>
                <w:rFonts w:cs="Arial"/>
                <w:color w:val="2B2B2B" w:themeColor="text1" w:themeShade="80"/>
              </w:rPr>
            </w:pPr>
            <w:del w:id="59" w:author="Abdenour MABED" w:date="2026-09-08T21:38:00Z" w16du:dateUtc="2026-09-08T19:38:00Z">
              <w:r w:rsidRPr="000F6592" w:rsidDel="00931BF3">
                <w:rPr>
                  <w:highlight w:val="yellow"/>
                  <w:shd w:val="clear" w:color="auto" w:fill="FFFFFF"/>
                </w:rPr>
                <w:delText xml:space="preserve">A compléter par le </w:delText>
              </w:r>
            </w:del>
            <w:del w:id="60" w:author="Abdenour MABED" w:date="2026-09-08T21:37:00Z" w16du:dateUtc="2026-09-08T19:37:00Z">
              <w:r w:rsidRPr="000F6592" w:rsidDel="00401D8C">
                <w:rPr>
                  <w:highlight w:val="yellow"/>
                  <w:shd w:val="clear" w:color="auto" w:fill="FFFFFF"/>
                </w:rPr>
                <w:delText>TITULAIRE</w:delText>
              </w:r>
              <w:r w:rsidRPr="000F6592" w:rsidDel="00401D8C">
                <w:rPr>
                  <w:shd w:val="clear" w:color="auto" w:fill="FFFFFF"/>
                </w:rPr>
                <w:delText xml:space="preserve"> </w:delText>
              </w:r>
            </w:del>
          </w:p>
        </w:tc>
      </w:tr>
      <w:tr w:rsidR="003331FF" w:rsidRPr="000F6592" w14:paraId="1A5ECAD6" w14:textId="551F6FD6" w:rsidTr="003331FF">
        <w:trPr>
          <w:trHeight w:val="420"/>
        </w:trPr>
        <w:tc>
          <w:tcPr>
            <w:tcW w:w="505" w:type="dxa"/>
            <w:tcBorders>
              <w:top w:val="single" w:sz="6" w:space="0" w:color="001A70"/>
              <w:left w:val="single" w:sz="6" w:space="0" w:color="001A70"/>
              <w:bottom w:val="single" w:sz="6" w:space="0" w:color="001A70"/>
              <w:right w:val="single" w:sz="6" w:space="0" w:color="001A70"/>
            </w:tcBorders>
            <w:shd w:val="clear" w:color="auto" w:fill="FFFFFF"/>
            <w:vAlign w:val="center"/>
          </w:tcPr>
          <w:p w14:paraId="4BFA9763" w14:textId="77777777" w:rsidR="003331FF" w:rsidRPr="000F6592" w:rsidRDefault="003331FF" w:rsidP="003331FF">
            <w:pPr>
              <w:rPr>
                <w:rFonts w:cs="Arial"/>
                <w:b/>
                <w:bCs/>
                <w:color w:val="2B2B2B" w:themeColor="text1" w:themeShade="80"/>
              </w:rPr>
            </w:pPr>
            <w:r w:rsidRPr="000F6592">
              <w:rPr>
                <w:rFonts w:cs="Arial"/>
                <w:b/>
                <w:bCs/>
                <w:color w:val="2B2B2B" w:themeColor="text1" w:themeShade="80"/>
              </w:rPr>
              <w:t>14</w:t>
            </w:r>
          </w:p>
        </w:tc>
        <w:tc>
          <w:tcPr>
            <w:tcW w:w="1372" w:type="dxa"/>
            <w:gridSpan w:val="2"/>
            <w:tcBorders>
              <w:top w:val="single" w:sz="6" w:space="0" w:color="001A70"/>
              <w:left w:val="single" w:sz="6" w:space="0" w:color="001A70"/>
              <w:bottom w:val="single" w:sz="6" w:space="0" w:color="001A70"/>
              <w:right w:val="single" w:sz="6" w:space="0" w:color="001A70"/>
            </w:tcBorders>
            <w:shd w:val="clear" w:color="auto" w:fill="FFFFFF"/>
            <w:vAlign w:val="center"/>
          </w:tcPr>
          <w:p w14:paraId="678E8AA7" w14:textId="77777777" w:rsidR="003331FF" w:rsidRPr="000F6592" w:rsidRDefault="003331FF" w:rsidP="003331FF">
            <w:pPr>
              <w:rPr>
                <w:rFonts w:cs="Arial"/>
                <w:b/>
                <w:bCs/>
                <w:color w:val="2B2B2B" w:themeColor="text1" w:themeShade="80"/>
              </w:rPr>
            </w:pPr>
            <w:r w:rsidRPr="000F6592">
              <w:rPr>
                <w:rFonts w:cs="Arial"/>
                <w:b/>
                <w:bCs/>
                <w:color w:val="2B2B2B" w:themeColor="text1" w:themeShade="80"/>
              </w:rPr>
              <w:t>Rédhibitoire </w:t>
            </w:r>
          </w:p>
        </w:tc>
        <w:tc>
          <w:tcPr>
            <w:tcW w:w="3917" w:type="dxa"/>
            <w:tcBorders>
              <w:top w:val="single" w:sz="6" w:space="0" w:color="001A70"/>
              <w:left w:val="single" w:sz="6" w:space="0" w:color="001A70"/>
              <w:bottom w:val="single" w:sz="6" w:space="0" w:color="001A70"/>
              <w:right w:val="single" w:sz="6" w:space="0" w:color="001A70"/>
            </w:tcBorders>
            <w:shd w:val="clear" w:color="auto" w:fill="FFFFFF"/>
          </w:tcPr>
          <w:p w14:paraId="626A12C4" w14:textId="77777777" w:rsidR="003331FF" w:rsidRPr="000F6592" w:rsidRDefault="003331FF" w:rsidP="003331FF">
            <w:pPr>
              <w:rPr>
                <w:rFonts w:cs="Arial"/>
                <w:color w:val="2B2B2B" w:themeColor="text1" w:themeShade="80"/>
              </w:rPr>
            </w:pPr>
            <w:r w:rsidRPr="000F6592">
              <w:rPr>
                <w:rFonts w:cs="Arial"/>
                <w:color w:val="2B2B2B" w:themeColor="text1" w:themeShade="80"/>
              </w:rPr>
              <w:t>RGPD</w:t>
            </w:r>
          </w:p>
        </w:tc>
        <w:tc>
          <w:tcPr>
            <w:tcW w:w="4412" w:type="dxa"/>
            <w:tcBorders>
              <w:top w:val="single" w:sz="6" w:space="0" w:color="001A70"/>
              <w:left w:val="single" w:sz="6" w:space="0" w:color="001A70"/>
              <w:bottom w:val="single" w:sz="6" w:space="0" w:color="001A70"/>
              <w:right w:val="single" w:sz="6" w:space="0" w:color="001A70"/>
            </w:tcBorders>
            <w:shd w:val="clear" w:color="auto" w:fill="FFFFFF"/>
          </w:tcPr>
          <w:p w14:paraId="32124BD8" w14:textId="082EF4B8" w:rsidR="003331FF" w:rsidRPr="000F6592" w:rsidRDefault="003331FF" w:rsidP="003331FF">
            <w:pPr>
              <w:rPr>
                <w:rFonts w:cs="Arial"/>
                <w:color w:val="2B2B2B" w:themeColor="text1" w:themeShade="80"/>
              </w:rPr>
            </w:pPr>
            <w:del w:id="61" w:author="Abdenour MABED" w:date="2026-09-08T21:38:00Z" w16du:dateUtc="2026-09-08T19:38:00Z">
              <w:r w:rsidRPr="000F6592" w:rsidDel="00931BF3">
                <w:rPr>
                  <w:highlight w:val="yellow"/>
                  <w:shd w:val="clear" w:color="auto" w:fill="FFFFFF"/>
                </w:rPr>
                <w:delText xml:space="preserve">A compléter par le </w:delText>
              </w:r>
            </w:del>
            <w:del w:id="62" w:author="Abdenour MABED" w:date="2026-09-08T21:37:00Z" w16du:dateUtc="2026-09-08T19:37:00Z">
              <w:r w:rsidRPr="000F6592" w:rsidDel="00401D8C">
                <w:rPr>
                  <w:highlight w:val="yellow"/>
                  <w:shd w:val="clear" w:color="auto" w:fill="FFFFFF"/>
                </w:rPr>
                <w:delText>TITULAIRE</w:delText>
              </w:r>
              <w:r w:rsidRPr="000F6592" w:rsidDel="00401D8C">
                <w:rPr>
                  <w:shd w:val="clear" w:color="auto" w:fill="FFFFFF"/>
                </w:rPr>
                <w:delText xml:space="preserve"> </w:delText>
              </w:r>
            </w:del>
          </w:p>
        </w:tc>
      </w:tr>
      <w:tr w:rsidR="003331FF" w:rsidRPr="000F6592" w14:paraId="6862760D" w14:textId="02F474EA" w:rsidTr="003331FF">
        <w:trPr>
          <w:trHeight w:val="420"/>
        </w:trPr>
        <w:tc>
          <w:tcPr>
            <w:tcW w:w="505" w:type="dxa"/>
            <w:tcBorders>
              <w:top w:val="single" w:sz="6" w:space="0" w:color="001A70"/>
              <w:left w:val="single" w:sz="6" w:space="0" w:color="001A70"/>
              <w:bottom w:val="single" w:sz="6" w:space="0" w:color="001A70"/>
              <w:right w:val="single" w:sz="6" w:space="0" w:color="001A70"/>
            </w:tcBorders>
            <w:shd w:val="clear" w:color="auto" w:fill="FFFFFF"/>
            <w:vAlign w:val="center"/>
          </w:tcPr>
          <w:p w14:paraId="41984138" w14:textId="77777777" w:rsidR="003331FF" w:rsidRPr="000F6592" w:rsidRDefault="003331FF" w:rsidP="003331FF">
            <w:pPr>
              <w:rPr>
                <w:rFonts w:cs="Arial"/>
                <w:b/>
                <w:bCs/>
                <w:color w:val="2B2B2B" w:themeColor="text1" w:themeShade="80"/>
              </w:rPr>
            </w:pPr>
            <w:r w:rsidRPr="000F6592">
              <w:rPr>
                <w:rFonts w:cs="Arial"/>
                <w:b/>
                <w:bCs/>
                <w:color w:val="2B2B2B" w:themeColor="text1" w:themeShade="80"/>
              </w:rPr>
              <w:lastRenderedPageBreak/>
              <w:t>15</w:t>
            </w:r>
          </w:p>
        </w:tc>
        <w:tc>
          <w:tcPr>
            <w:tcW w:w="1372" w:type="dxa"/>
            <w:gridSpan w:val="2"/>
            <w:tcBorders>
              <w:top w:val="single" w:sz="6" w:space="0" w:color="001A70"/>
              <w:left w:val="single" w:sz="6" w:space="0" w:color="001A70"/>
              <w:bottom w:val="single" w:sz="6" w:space="0" w:color="001A70"/>
              <w:right w:val="single" w:sz="6" w:space="0" w:color="001A70"/>
            </w:tcBorders>
            <w:shd w:val="clear" w:color="auto" w:fill="FFFFFF"/>
            <w:vAlign w:val="center"/>
          </w:tcPr>
          <w:p w14:paraId="090AD425" w14:textId="77777777" w:rsidR="003331FF" w:rsidRPr="000F6592" w:rsidRDefault="003331FF" w:rsidP="003331FF">
            <w:pPr>
              <w:rPr>
                <w:rFonts w:cs="Arial"/>
                <w:b/>
                <w:bCs/>
                <w:color w:val="2B2B2B" w:themeColor="text1" w:themeShade="80"/>
              </w:rPr>
            </w:pPr>
            <w:r w:rsidRPr="000F6592">
              <w:rPr>
                <w:rFonts w:cs="Arial"/>
                <w:b/>
                <w:bCs/>
                <w:color w:val="2B2B2B" w:themeColor="text1" w:themeShade="80"/>
              </w:rPr>
              <w:t>Rédhibitoire </w:t>
            </w:r>
          </w:p>
        </w:tc>
        <w:tc>
          <w:tcPr>
            <w:tcW w:w="3917" w:type="dxa"/>
            <w:tcBorders>
              <w:top w:val="single" w:sz="6" w:space="0" w:color="001A70"/>
              <w:left w:val="single" w:sz="6" w:space="0" w:color="001A70"/>
              <w:bottom w:val="single" w:sz="6" w:space="0" w:color="001A70"/>
              <w:right w:val="single" w:sz="6" w:space="0" w:color="001A70"/>
            </w:tcBorders>
            <w:shd w:val="clear" w:color="auto" w:fill="FFFFFF"/>
          </w:tcPr>
          <w:p w14:paraId="7F7937E6" w14:textId="77777777" w:rsidR="003331FF" w:rsidRPr="000F6592" w:rsidRDefault="003331FF" w:rsidP="003331FF">
            <w:pPr>
              <w:rPr>
                <w:rFonts w:cs="Arial"/>
                <w:color w:val="2B2B2B" w:themeColor="text1" w:themeShade="80"/>
              </w:rPr>
            </w:pPr>
            <w:r w:rsidRPr="000F6592">
              <w:rPr>
                <w:rFonts w:cs="Arial"/>
                <w:color w:val="2B2B2B" w:themeColor="text1" w:themeShade="80"/>
              </w:rPr>
              <w:t>AI Act</w:t>
            </w:r>
          </w:p>
        </w:tc>
        <w:tc>
          <w:tcPr>
            <w:tcW w:w="4412" w:type="dxa"/>
            <w:tcBorders>
              <w:top w:val="single" w:sz="6" w:space="0" w:color="001A70"/>
              <w:left w:val="single" w:sz="6" w:space="0" w:color="001A70"/>
              <w:bottom w:val="single" w:sz="6" w:space="0" w:color="001A70"/>
              <w:right w:val="single" w:sz="6" w:space="0" w:color="001A70"/>
            </w:tcBorders>
            <w:shd w:val="clear" w:color="auto" w:fill="FFFFFF"/>
          </w:tcPr>
          <w:p w14:paraId="7735E782" w14:textId="7DD434E8" w:rsidR="003331FF" w:rsidRPr="000F6592" w:rsidRDefault="003331FF" w:rsidP="003331FF">
            <w:pPr>
              <w:rPr>
                <w:rFonts w:cs="Arial"/>
                <w:color w:val="2B2B2B" w:themeColor="text1" w:themeShade="80"/>
              </w:rPr>
            </w:pPr>
            <w:r w:rsidRPr="000F6592">
              <w:rPr>
                <w:highlight w:val="yellow"/>
                <w:shd w:val="clear" w:color="auto" w:fill="FFFFFF"/>
              </w:rPr>
              <w:t>A compléter par le TITULAIRE</w:t>
            </w:r>
            <w:r w:rsidRPr="000F6592">
              <w:rPr>
                <w:shd w:val="clear" w:color="auto" w:fill="FFFFFF"/>
              </w:rPr>
              <w:t xml:space="preserve"> </w:t>
            </w:r>
          </w:p>
        </w:tc>
      </w:tr>
      <w:tr w:rsidR="003331FF" w:rsidRPr="000F6592" w14:paraId="05116186" w14:textId="69FF5066" w:rsidTr="003331FF">
        <w:trPr>
          <w:trHeight w:val="420"/>
        </w:trPr>
        <w:tc>
          <w:tcPr>
            <w:tcW w:w="505" w:type="dxa"/>
            <w:tcBorders>
              <w:top w:val="single" w:sz="6" w:space="0" w:color="001A70"/>
              <w:left w:val="single" w:sz="6" w:space="0" w:color="001A70"/>
              <w:bottom w:val="single" w:sz="6" w:space="0" w:color="001A70"/>
              <w:right w:val="single" w:sz="6" w:space="0" w:color="001A70"/>
            </w:tcBorders>
            <w:shd w:val="clear" w:color="auto" w:fill="FFFFFF"/>
            <w:vAlign w:val="center"/>
          </w:tcPr>
          <w:p w14:paraId="2457C889" w14:textId="77777777" w:rsidR="003331FF" w:rsidRPr="000F6592" w:rsidRDefault="003331FF" w:rsidP="003331FF">
            <w:pPr>
              <w:rPr>
                <w:rFonts w:cs="Arial"/>
                <w:b/>
                <w:bCs/>
                <w:color w:val="2B2B2B" w:themeColor="text1" w:themeShade="80"/>
              </w:rPr>
            </w:pPr>
            <w:r w:rsidRPr="000F6592">
              <w:rPr>
                <w:rFonts w:cs="Arial"/>
                <w:b/>
                <w:bCs/>
                <w:color w:val="2B2B2B" w:themeColor="text1" w:themeShade="80"/>
              </w:rPr>
              <w:t>16</w:t>
            </w:r>
          </w:p>
        </w:tc>
        <w:tc>
          <w:tcPr>
            <w:tcW w:w="1372" w:type="dxa"/>
            <w:gridSpan w:val="2"/>
            <w:tcBorders>
              <w:top w:val="single" w:sz="6" w:space="0" w:color="001A70"/>
              <w:left w:val="single" w:sz="6" w:space="0" w:color="001A70"/>
              <w:bottom w:val="single" w:sz="6" w:space="0" w:color="001A70"/>
              <w:right w:val="single" w:sz="6" w:space="0" w:color="001A70"/>
            </w:tcBorders>
            <w:shd w:val="clear" w:color="auto" w:fill="FFFFFF"/>
            <w:vAlign w:val="center"/>
          </w:tcPr>
          <w:p w14:paraId="56B4F441" w14:textId="77777777" w:rsidR="003331FF" w:rsidRPr="000F6592" w:rsidRDefault="003331FF" w:rsidP="003331FF">
            <w:pPr>
              <w:rPr>
                <w:rFonts w:cs="Arial"/>
                <w:b/>
                <w:bCs/>
                <w:color w:val="2B2B2B" w:themeColor="text1" w:themeShade="80"/>
              </w:rPr>
            </w:pPr>
            <w:r w:rsidRPr="000F6592">
              <w:rPr>
                <w:rFonts w:cs="Arial"/>
                <w:b/>
                <w:bCs/>
                <w:color w:val="2B2B2B" w:themeColor="text1" w:themeShade="80"/>
              </w:rPr>
              <w:t>Rédhibitoire </w:t>
            </w:r>
          </w:p>
        </w:tc>
        <w:tc>
          <w:tcPr>
            <w:tcW w:w="3917" w:type="dxa"/>
            <w:tcBorders>
              <w:top w:val="single" w:sz="6" w:space="0" w:color="001A70"/>
              <w:left w:val="single" w:sz="6" w:space="0" w:color="001A70"/>
              <w:bottom w:val="single" w:sz="6" w:space="0" w:color="001A70"/>
              <w:right w:val="single" w:sz="6" w:space="0" w:color="001A70"/>
            </w:tcBorders>
            <w:shd w:val="clear" w:color="auto" w:fill="FFFFFF"/>
          </w:tcPr>
          <w:p w14:paraId="770B3C33" w14:textId="77777777" w:rsidR="003331FF" w:rsidRPr="000F6592" w:rsidRDefault="003331FF" w:rsidP="003331FF">
            <w:pPr>
              <w:rPr>
                <w:rFonts w:cs="Arial"/>
                <w:color w:val="2B2B2B" w:themeColor="text1" w:themeShade="80"/>
              </w:rPr>
            </w:pPr>
            <w:r w:rsidRPr="000F6592">
              <w:rPr>
                <w:rFonts w:cs="Arial"/>
                <w:color w:val="2B2B2B" w:themeColor="text1" w:themeShade="80"/>
              </w:rPr>
              <w:t>Sécurité des données</w:t>
            </w:r>
          </w:p>
        </w:tc>
        <w:tc>
          <w:tcPr>
            <w:tcW w:w="4412" w:type="dxa"/>
            <w:tcBorders>
              <w:top w:val="single" w:sz="6" w:space="0" w:color="001A70"/>
              <w:left w:val="single" w:sz="6" w:space="0" w:color="001A70"/>
              <w:bottom w:val="single" w:sz="6" w:space="0" w:color="001A70"/>
              <w:right w:val="single" w:sz="6" w:space="0" w:color="001A70"/>
            </w:tcBorders>
            <w:shd w:val="clear" w:color="auto" w:fill="FFFFFF"/>
          </w:tcPr>
          <w:p w14:paraId="02BC58A9" w14:textId="50FE9168" w:rsidR="003331FF" w:rsidRPr="000F6592" w:rsidRDefault="003331FF" w:rsidP="003331FF">
            <w:pPr>
              <w:rPr>
                <w:rFonts w:cs="Arial"/>
                <w:color w:val="2B2B2B" w:themeColor="text1" w:themeShade="80"/>
              </w:rPr>
            </w:pPr>
            <w:r w:rsidRPr="000F6592">
              <w:rPr>
                <w:highlight w:val="yellow"/>
                <w:shd w:val="clear" w:color="auto" w:fill="FFFFFF"/>
              </w:rPr>
              <w:t>A compléter par le TITULAIRE</w:t>
            </w:r>
            <w:r w:rsidRPr="000F6592">
              <w:rPr>
                <w:shd w:val="clear" w:color="auto" w:fill="FFFFFF"/>
              </w:rPr>
              <w:t xml:space="preserve"> </w:t>
            </w:r>
          </w:p>
        </w:tc>
      </w:tr>
      <w:tr w:rsidR="003331FF" w:rsidRPr="000F6592" w14:paraId="0341CC77" w14:textId="0EA20BB0" w:rsidTr="003331FF">
        <w:trPr>
          <w:trHeight w:val="420"/>
        </w:trPr>
        <w:tc>
          <w:tcPr>
            <w:tcW w:w="505" w:type="dxa"/>
            <w:tcBorders>
              <w:top w:val="single" w:sz="6" w:space="0" w:color="001A70"/>
              <w:left w:val="single" w:sz="6" w:space="0" w:color="001A70"/>
              <w:bottom w:val="single" w:sz="6" w:space="0" w:color="001A70"/>
              <w:right w:val="single" w:sz="6" w:space="0" w:color="001A70"/>
            </w:tcBorders>
            <w:shd w:val="clear" w:color="auto" w:fill="FFFFFF"/>
            <w:vAlign w:val="center"/>
          </w:tcPr>
          <w:p w14:paraId="06D701DD" w14:textId="77777777" w:rsidR="003331FF" w:rsidRPr="000F6592" w:rsidRDefault="003331FF" w:rsidP="003331FF">
            <w:pPr>
              <w:rPr>
                <w:rFonts w:cs="Arial"/>
                <w:b/>
                <w:bCs/>
                <w:color w:val="2B2B2B" w:themeColor="text1" w:themeShade="80"/>
              </w:rPr>
            </w:pPr>
            <w:r w:rsidRPr="000F6592">
              <w:rPr>
                <w:rFonts w:cs="Arial"/>
                <w:b/>
                <w:bCs/>
                <w:color w:val="2B2B2B" w:themeColor="text1" w:themeShade="80"/>
              </w:rPr>
              <w:t>17</w:t>
            </w:r>
          </w:p>
        </w:tc>
        <w:tc>
          <w:tcPr>
            <w:tcW w:w="1372" w:type="dxa"/>
            <w:gridSpan w:val="2"/>
            <w:tcBorders>
              <w:top w:val="single" w:sz="6" w:space="0" w:color="001A70"/>
              <w:left w:val="single" w:sz="6" w:space="0" w:color="001A70"/>
              <w:bottom w:val="single" w:sz="6" w:space="0" w:color="001A70"/>
              <w:right w:val="single" w:sz="6" w:space="0" w:color="001A70"/>
            </w:tcBorders>
            <w:shd w:val="clear" w:color="auto" w:fill="FFFFFF"/>
            <w:vAlign w:val="center"/>
          </w:tcPr>
          <w:p w14:paraId="016F26E6" w14:textId="77777777" w:rsidR="003331FF" w:rsidRPr="000F6592" w:rsidRDefault="003331FF" w:rsidP="003331FF">
            <w:pPr>
              <w:rPr>
                <w:rFonts w:cs="Arial"/>
                <w:b/>
                <w:bCs/>
                <w:color w:val="2B2B2B" w:themeColor="text1" w:themeShade="80"/>
              </w:rPr>
            </w:pPr>
            <w:r w:rsidRPr="000F6592">
              <w:rPr>
                <w:rFonts w:cs="Arial"/>
                <w:b/>
                <w:bCs/>
                <w:color w:val="2B2B2B" w:themeColor="text1" w:themeShade="80"/>
              </w:rPr>
              <w:t>Rédhibitoire </w:t>
            </w:r>
          </w:p>
        </w:tc>
        <w:tc>
          <w:tcPr>
            <w:tcW w:w="3917" w:type="dxa"/>
            <w:tcBorders>
              <w:top w:val="single" w:sz="6" w:space="0" w:color="001A70"/>
              <w:left w:val="single" w:sz="6" w:space="0" w:color="001A70"/>
              <w:bottom w:val="single" w:sz="6" w:space="0" w:color="001A70"/>
              <w:right w:val="single" w:sz="6" w:space="0" w:color="001A70"/>
            </w:tcBorders>
            <w:shd w:val="clear" w:color="auto" w:fill="FFFFFF"/>
          </w:tcPr>
          <w:p w14:paraId="2033EE18" w14:textId="77777777" w:rsidR="003331FF" w:rsidRPr="000F6592" w:rsidRDefault="003331FF" w:rsidP="003331FF">
            <w:pPr>
              <w:rPr>
                <w:rFonts w:cs="Arial"/>
                <w:color w:val="2B2B2B" w:themeColor="text1" w:themeShade="80"/>
              </w:rPr>
            </w:pPr>
            <w:r w:rsidRPr="000F6592">
              <w:rPr>
                <w:rFonts w:cs="Arial"/>
                <w:color w:val="2B2B2B" w:themeColor="text1" w:themeShade="80"/>
              </w:rPr>
              <w:t>Gouvernance IA</w:t>
            </w:r>
          </w:p>
        </w:tc>
        <w:tc>
          <w:tcPr>
            <w:tcW w:w="4412" w:type="dxa"/>
            <w:tcBorders>
              <w:top w:val="single" w:sz="6" w:space="0" w:color="001A70"/>
              <w:left w:val="single" w:sz="6" w:space="0" w:color="001A70"/>
              <w:bottom w:val="single" w:sz="6" w:space="0" w:color="001A70"/>
              <w:right w:val="single" w:sz="6" w:space="0" w:color="001A70"/>
            </w:tcBorders>
            <w:shd w:val="clear" w:color="auto" w:fill="FFFFFF"/>
          </w:tcPr>
          <w:p w14:paraId="79A70C91" w14:textId="511D16A0" w:rsidR="003331FF" w:rsidRPr="000F6592" w:rsidRDefault="003331FF" w:rsidP="003331FF">
            <w:pPr>
              <w:rPr>
                <w:rFonts w:cs="Arial"/>
                <w:color w:val="2B2B2B" w:themeColor="text1" w:themeShade="80"/>
              </w:rPr>
            </w:pPr>
            <w:r w:rsidRPr="000F6592">
              <w:rPr>
                <w:highlight w:val="yellow"/>
                <w:shd w:val="clear" w:color="auto" w:fill="FFFFFF"/>
              </w:rPr>
              <w:t>A compléter par le TITULAIRE</w:t>
            </w:r>
            <w:r w:rsidRPr="000F6592">
              <w:rPr>
                <w:shd w:val="clear" w:color="auto" w:fill="FFFFFF"/>
              </w:rPr>
              <w:t xml:space="preserve"> </w:t>
            </w:r>
          </w:p>
        </w:tc>
      </w:tr>
      <w:tr w:rsidR="003331FF" w:rsidRPr="000F6592" w14:paraId="172DC875" w14:textId="189A1F46" w:rsidTr="003331FF">
        <w:trPr>
          <w:trHeight w:val="420"/>
        </w:trPr>
        <w:tc>
          <w:tcPr>
            <w:tcW w:w="505" w:type="dxa"/>
            <w:tcBorders>
              <w:top w:val="single" w:sz="6" w:space="0" w:color="001A70"/>
              <w:left w:val="single" w:sz="6" w:space="0" w:color="001A70"/>
              <w:bottom w:val="single" w:sz="6" w:space="0" w:color="001A70"/>
              <w:right w:val="single" w:sz="6" w:space="0" w:color="001A70"/>
            </w:tcBorders>
            <w:shd w:val="clear" w:color="auto" w:fill="FFFFFF"/>
            <w:vAlign w:val="center"/>
          </w:tcPr>
          <w:p w14:paraId="0E4DA3A0" w14:textId="77777777" w:rsidR="003331FF" w:rsidRPr="000F6592" w:rsidRDefault="003331FF" w:rsidP="003331FF">
            <w:pPr>
              <w:rPr>
                <w:rFonts w:cs="Arial"/>
                <w:b/>
                <w:bCs/>
                <w:color w:val="2B2B2B" w:themeColor="text1" w:themeShade="80"/>
              </w:rPr>
            </w:pPr>
            <w:r w:rsidRPr="000F6592">
              <w:rPr>
                <w:rFonts w:cs="Arial"/>
                <w:b/>
                <w:bCs/>
                <w:color w:val="2B2B2B" w:themeColor="text1" w:themeShade="80"/>
              </w:rPr>
              <w:t>18</w:t>
            </w:r>
          </w:p>
        </w:tc>
        <w:tc>
          <w:tcPr>
            <w:tcW w:w="1372" w:type="dxa"/>
            <w:gridSpan w:val="2"/>
            <w:tcBorders>
              <w:top w:val="single" w:sz="6" w:space="0" w:color="001A70"/>
              <w:left w:val="single" w:sz="6" w:space="0" w:color="001A70"/>
              <w:bottom w:val="single" w:sz="6" w:space="0" w:color="001A70"/>
              <w:right w:val="single" w:sz="6" w:space="0" w:color="001A70"/>
            </w:tcBorders>
            <w:shd w:val="clear" w:color="auto" w:fill="FFFFFF"/>
            <w:vAlign w:val="center"/>
          </w:tcPr>
          <w:p w14:paraId="538AD74D" w14:textId="77777777" w:rsidR="003331FF" w:rsidRPr="000F6592" w:rsidRDefault="003331FF" w:rsidP="003331FF">
            <w:pPr>
              <w:rPr>
                <w:rFonts w:cs="Arial"/>
                <w:b/>
                <w:bCs/>
                <w:color w:val="2B2B2B" w:themeColor="text1" w:themeShade="80"/>
              </w:rPr>
            </w:pPr>
            <w:r w:rsidRPr="000F6592">
              <w:rPr>
                <w:rFonts w:cs="Arial"/>
                <w:b/>
                <w:bCs/>
                <w:color w:val="2B2B2B" w:themeColor="text1" w:themeShade="80"/>
              </w:rPr>
              <w:t>Rédhibitoire </w:t>
            </w:r>
          </w:p>
        </w:tc>
        <w:tc>
          <w:tcPr>
            <w:tcW w:w="3917" w:type="dxa"/>
            <w:tcBorders>
              <w:top w:val="single" w:sz="6" w:space="0" w:color="001A70"/>
              <w:left w:val="single" w:sz="6" w:space="0" w:color="001A70"/>
              <w:bottom w:val="single" w:sz="6" w:space="0" w:color="001A70"/>
              <w:right w:val="single" w:sz="6" w:space="0" w:color="001A70"/>
            </w:tcBorders>
            <w:shd w:val="clear" w:color="auto" w:fill="FFFFFF"/>
          </w:tcPr>
          <w:p w14:paraId="10729794" w14:textId="77777777" w:rsidR="003331FF" w:rsidRPr="000F6592" w:rsidRDefault="003331FF" w:rsidP="003331FF">
            <w:pPr>
              <w:rPr>
                <w:rFonts w:cs="Arial"/>
                <w:color w:val="2B2B2B" w:themeColor="text1" w:themeShade="80"/>
              </w:rPr>
            </w:pPr>
            <w:r w:rsidRPr="000F6592">
              <w:rPr>
                <w:rFonts w:cs="Arial"/>
                <w:color w:val="2B2B2B" w:themeColor="text1" w:themeShade="80"/>
              </w:rPr>
              <w:t>Gestion des risques liés à l'IA</w:t>
            </w:r>
          </w:p>
        </w:tc>
        <w:tc>
          <w:tcPr>
            <w:tcW w:w="4412" w:type="dxa"/>
            <w:tcBorders>
              <w:top w:val="single" w:sz="6" w:space="0" w:color="001A70"/>
              <w:left w:val="single" w:sz="6" w:space="0" w:color="001A70"/>
              <w:bottom w:val="single" w:sz="6" w:space="0" w:color="001A70"/>
              <w:right w:val="single" w:sz="6" w:space="0" w:color="001A70"/>
            </w:tcBorders>
            <w:shd w:val="clear" w:color="auto" w:fill="FFFFFF"/>
          </w:tcPr>
          <w:p w14:paraId="6BAE7900" w14:textId="63F9DBC7" w:rsidR="003331FF" w:rsidRPr="000F6592" w:rsidRDefault="003331FF" w:rsidP="003331FF">
            <w:pPr>
              <w:rPr>
                <w:rFonts w:cs="Arial"/>
                <w:color w:val="2B2B2B" w:themeColor="text1" w:themeShade="80"/>
              </w:rPr>
            </w:pPr>
            <w:r w:rsidRPr="000F6592">
              <w:rPr>
                <w:highlight w:val="yellow"/>
                <w:shd w:val="clear" w:color="auto" w:fill="FFFFFF"/>
              </w:rPr>
              <w:t>A compléter par le TITULAIRE</w:t>
            </w:r>
            <w:r w:rsidRPr="000F6592">
              <w:rPr>
                <w:shd w:val="clear" w:color="auto" w:fill="FFFFFF"/>
              </w:rPr>
              <w:t xml:space="preserve"> </w:t>
            </w:r>
          </w:p>
        </w:tc>
      </w:tr>
    </w:tbl>
    <w:p w14:paraId="0F554072" w14:textId="77777777" w:rsidR="003331FF" w:rsidRPr="000F6592" w:rsidRDefault="003331FF" w:rsidP="003331FF">
      <w:pPr>
        <w:rPr>
          <w:b/>
          <w:bCs/>
        </w:rPr>
      </w:pPr>
    </w:p>
    <w:tbl>
      <w:tblPr>
        <w:tblW w:w="10206" w:type="dxa"/>
        <w:tblBorders>
          <w:top w:val="outset" w:sz="6" w:space="0" w:color="auto"/>
          <w:left w:val="outset" w:sz="6" w:space="0" w:color="auto"/>
          <w:bottom w:val="outset" w:sz="6" w:space="0" w:color="auto"/>
          <w:right w:val="outset" w:sz="6" w:space="0" w:color="auto"/>
        </w:tblBorders>
        <w:tblCellMar>
          <w:left w:w="57" w:type="dxa"/>
          <w:right w:w="0" w:type="dxa"/>
        </w:tblCellMar>
        <w:tblLook w:val="04A0" w:firstRow="1" w:lastRow="0" w:firstColumn="1" w:lastColumn="0" w:noHBand="0" w:noVBand="1"/>
      </w:tblPr>
      <w:tblGrid>
        <w:gridCol w:w="806"/>
        <w:gridCol w:w="67"/>
        <w:gridCol w:w="1231"/>
        <w:gridCol w:w="3783"/>
        <w:gridCol w:w="4319"/>
      </w:tblGrid>
      <w:tr w:rsidR="003331FF" w:rsidRPr="000F6592" w14:paraId="06AD61B8" w14:textId="2CD951D3" w:rsidTr="00070DB9">
        <w:trPr>
          <w:trHeight w:val="420"/>
        </w:trPr>
        <w:tc>
          <w:tcPr>
            <w:tcW w:w="806" w:type="dxa"/>
            <w:tcBorders>
              <w:top w:val="single" w:sz="6" w:space="0" w:color="001A70"/>
              <w:left w:val="single" w:sz="6" w:space="0" w:color="001A70"/>
              <w:bottom w:val="single" w:sz="6" w:space="0" w:color="001A70"/>
              <w:right w:val="single" w:sz="6" w:space="0" w:color="001A70"/>
            </w:tcBorders>
            <w:shd w:val="clear" w:color="auto" w:fill="C5EFFF" w:themeFill="accent1" w:themeFillTint="33"/>
            <w:vAlign w:val="center"/>
            <w:hideMark/>
          </w:tcPr>
          <w:p w14:paraId="54960644" w14:textId="77777777" w:rsidR="003331FF" w:rsidRPr="000F6592" w:rsidRDefault="003331FF" w:rsidP="00234E1A">
            <w:pPr>
              <w:rPr>
                <w:b/>
                <w:bCs/>
                <w:color w:val="2B2B2B" w:themeColor="text1" w:themeShade="80"/>
              </w:rPr>
            </w:pPr>
            <w:r w:rsidRPr="000F6592">
              <w:rPr>
                <w:b/>
                <w:bCs/>
                <w:color w:val="2B2B2B" w:themeColor="text1" w:themeShade="80"/>
              </w:rPr>
              <w:t>CTR-2 </w:t>
            </w:r>
          </w:p>
        </w:tc>
        <w:tc>
          <w:tcPr>
            <w:tcW w:w="9400" w:type="dxa"/>
            <w:gridSpan w:val="4"/>
            <w:tcBorders>
              <w:top w:val="single" w:sz="6" w:space="0" w:color="001A70"/>
              <w:left w:val="single" w:sz="6" w:space="0" w:color="001A70"/>
              <w:bottom w:val="single" w:sz="6" w:space="0" w:color="001A70"/>
              <w:right w:val="single" w:sz="6" w:space="0" w:color="001A70"/>
            </w:tcBorders>
            <w:shd w:val="clear" w:color="auto" w:fill="C5EFFF" w:themeFill="accent1" w:themeFillTint="33"/>
            <w:vAlign w:val="center"/>
            <w:hideMark/>
          </w:tcPr>
          <w:p w14:paraId="2824C559" w14:textId="1E9184D1" w:rsidR="003331FF" w:rsidRPr="000F6592" w:rsidRDefault="003331FF" w:rsidP="00234E1A">
            <w:pPr>
              <w:rPr>
                <w:b/>
                <w:bCs/>
                <w:color w:val="2B2B2B" w:themeColor="text1" w:themeShade="80"/>
              </w:rPr>
            </w:pPr>
            <w:r w:rsidRPr="000F6592">
              <w:rPr>
                <w:b/>
                <w:bCs/>
                <w:color w:val="2B2B2B" w:themeColor="text1" w:themeShade="80"/>
              </w:rPr>
              <w:t>Le dispositif d’intervention du TITULAIRE dispose des compétences particulières </w:t>
            </w:r>
          </w:p>
        </w:tc>
      </w:tr>
      <w:tr w:rsidR="003331FF" w:rsidRPr="000F6592" w14:paraId="5050E11B" w14:textId="25B3BBEE" w:rsidTr="00346982">
        <w:trPr>
          <w:trHeight w:val="420"/>
        </w:trPr>
        <w:tc>
          <w:tcPr>
            <w:tcW w:w="10206" w:type="dxa"/>
            <w:gridSpan w:val="5"/>
            <w:tcBorders>
              <w:top w:val="single" w:sz="6" w:space="0" w:color="001A70"/>
              <w:left w:val="single" w:sz="6" w:space="0" w:color="001A70"/>
              <w:bottom w:val="single" w:sz="6" w:space="0" w:color="001A70"/>
              <w:right w:val="single" w:sz="6" w:space="0" w:color="001A70"/>
            </w:tcBorders>
            <w:shd w:val="clear" w:color="auto" w:fill="FFFFFF" w:themeFill="background1"/>
            <w:vAlign w:val="center"/>
            <w:hideMark/>
          </w:tcPr>
          <w:p w14:paraId="7B5E941E" w14:textId="77777777" w:rsidR="003331FF" w:rsidRPr="000F6592" w:rsidRDefault="003331FF" w:rsidP="00234E1A">
            <w:pPr>
              <w:rPr>
                <w:b/>
                <w:bCs/>
                <w:color w:val="2B2B2B" w:themeColor="text1" w:themeShade="80"/>
              </w:rPr>
            </w:pPr>
            <w:r w:rsidRPr="000F6592">
              <w:rPr>
                <w:b/>
                <w:bCs/>
                <w:color w:val="2B2B2B" w:themeColor="text1" w:themeShade="80"/>
              </w:rPr>
              <w:t> De par la nature des prestations, certaines compétences sont incontournables et indispensables  </w:t>
            </w:r>
          </w:p>
          <w:p w14:paraId="76653589" w14:textId="77777777" w:rsidR="003331FF" w:rsidRPr="000F6592" w:rsidRDefault="003331FF" w:rsidP="00234E1A">
            <w:pPr>
              <w:rPr>
                <w:b/>
                <w:bCs/>
                <w:color w:val="2B2B2B" w:themeColor="text1" w:themeShade="80"/>
              </w:rPr>
            </w:pPr>
            <w:r w:rsidRPr="000F6592">
              <w:rPr>
                <w:b/>
                <w:bCs/>
                <w:color w:val="2B2B2B" w:themeColor="text1" w:themeShade="80"/>
              </w:rPr>
              <w:t> Aussi, le TITULAIRE doit proposer des intervenants ayant les compétences précisées ci-dessus.  </w:t>
            </w:r>
          </w:p>
          <w:p w14:paraId="7B3D4FB5" w14:textId="77777777" w:rsidR="003331FF" w:rsidRPr="000F6592" w:rsidRDefault="003331FF" w:rsidP="00234E1A">
            <w:pPr>
              <w:rPr>
                <w:b/>
                <w:bCs/>
                <w:color w:val="2B2B2B" w:themeColor="text1" w:themeShade="80"/>
              </w:rPr>
            </w:pPr>
          </w:p>
        </w:tc>
      </w:tr>
      <w:tr w:rsidR="003331FF" w:rsidRPr="000F6592" w14:paraId="5FF83123" w14:textId="7A27C012" w:rsidTr="003331FF">
        <w:trPr>
          <w:trHeight w:val="420"/>
        </w:trPr>
        <w:tc>
          <w:tcPr>
            <w:tcW w:w="873" w:type="dxa"/>
            <w:gridSpan w:val="2"/>
            <w:tcBorders>
              <w:top w:val="single" w:sz="6" w:space="0" w:color="001A70"/>
              <w:left w:val="single" w:sz="6" w:space="0" w:color="001A70"/>
              <w:bottom w:val="single" w:sz="6" w:space="0" w:color="001A70"/>
              <w:right w:val="single" w:sz="6" w:space="0" w:color="001A70"/>
            </w:tcBorders>
            <w:shd w:val="clear" w:color="auto" w:fill="FFFFFF" w:themeFill="background1"/>
            <w:vAlign w:val="center"/>
            <w:hideMark/>
          </w:tcPr>
          <w:p w14:paraId="49D89FCD" w14:textId="77777777" w:rsidR="003331FF" w:rsidRPr="000F6592" w:rsidRDefault="003331FF" w:rsidP="00234E1A">
            <w:pPr>
              <w:rPr>
                <w:b/>
                <w:bCs/>
                <w:color w:val="2B2B2B" w:themeColor="text1" w:themeShade="80"/>
              </w:rPr>
            </w:pPr>
            <w:r w:rsidRPr="000F6592">
              <w:rPr>
                <w:b/>
                <w:bCs/>
                <w:color w:val="2B2B2B" w:themeColor="text1" w:themeShade="80"/>
              </w:rPr>
              <w:t>ID </w:t>
            </w:r>
          </w:p>
        </w:tc>
        <w:tc>
          <w:tcPr>
            <w:tcW w:w="1231" w:type="dxa"/>
            <w:tcBorders>
              <w:top w:val="single" w:sz="6" w:space="0" w:color="001A70"/>
              <w:left w:val="single" w:sz="6" w:space="0" w:color="001A70"/>
              <w:bottom w:val="single" w:sz="6" w:space="0" w:color="001A70"/>
              <w:right w:val="single" w:sz="6" w:space="0" w:color="001A70"/>
            </w:tcBorders>
            <w:shd w:val="clear" w:color="auto" w:fill="FFFFFF" w:themeFill="background1"/>
            <w:vAlign w:val="center"/>
            <w:hideMark/>
          </w:tcPr>
          <w:p w14:paraId="167750E5" w14:textId="77777777" w:rsidR="003331FF" w:rsidRPr="000F6592" w:rsidRDefault="003331FF" w:rsidP="00234E1A">
            <w:pPr>
              <w:rPr>
                <w:b/>
                <w:bCs/>
                <w:color w:val="2B2B2B" w:themeColor="text1" w:themeShade="80"/>
              </w:rPr>
            </w:pPr>
            <w:r w:rsidRPr="000F6592">
              <w:rPr>
                <w:b/>
                <w:bCs/>
                <w:color w:val="2B2B2B" w:themeColor="text1" w:themeShade="80"/>
              </w:rPr>
              <w:t>Niveau attenu </w:t>
            </w:r>
          </w:p>
        </w:tc>
        <w:tc>
          <w:tcPr>
            <w:tcW w:w="3783" w:type="dxa"/>
            <w:tcBorders>
              <w:top w:val="single" w:sz="6" w:space="0" w:color="001A70"/>
              <w:left w:val="single" w:sz="6" w:space="0" w:color="001A70"/>
              <w:bottom w:val="single" w:sz="6" w:space="0" w:color="001A70"/>
              <w:right w:val="single" w:sz="6" w:space="0" w:color="001A70"/>
            </w:tcBorders>
            <w:shd w:val="clear" w:color="auto" w:fill="FFFFFF" w:themeFill="background1"/>
            <w:vAlign w:val="center"/>
            <w:hideMark/>
          </w:tcPr>
          <w:p w14:paraId="7A67175C" w14:textId="77777777" w:rsidR="003331FF" w:rsidRPr="000F6592" w:rsidRDefault="003331FF" w:rsidP="00234E1A">
            <w:pPr>
              <w:rPr>
                <w:b/>
                <w:bCs/>
                <w:color w:val="2B2B2B" w:themeColor="text1" w:themeShade="80"/>
              </w:rPr>
            </w:pPr>
            <w:r w:rsidRPr="000F6592">
              <w:rPr>
                <w:b/>
                <w:bCs/>
                <w:color w:val="2B2B2B" w:themeColor="text1" w:themeShade="80"/>
              </w:rPr>
              <w:t>Compétences </w:t>
            </w:r>
          </w:p>
        </w:tc>
        <w:tc>
          <w:tcPr>
            <w:tcW w:w="4319" w:type="dxa"/>
            <w:tcBorders>
              <w:top w:val="single" w:sz="6" w:space="0" w:color="001A70"/>
              <w:left w:val="single" w:sz="6" w:space="0" w:color="001A70"/>
              <w:bottom w:val="single" w:sz="6" w:space="0" w:color="001A70"/>
              <w:right w:val="single" w:sz="6" w:space="0" w:color="001A70"/>
            </w:tcBorders>
            <w:shd w:val="clear" w:color="auto" w:fill="FFFFFF" w:themeFill="background1"/>
          </w:tcPr>
          <w:p w14:paraId="62007357" w14:textId="0A332196" w:rsidR="003331FF" w:rsidRPr="000F6592" w:rsidRDefault="003331FF" w:rsidP="00234E1A">
            <w:pPr>
              <w:rPr>
                <w:b/>
                <w:bCs/>
                <w:color w:val="2B2B2B" w:themeColor="text1" w:themeShade="80"/>
              </w:rPr>
            </w:pPr>
            <w:r w:rsidRPr="000F6592">
              <w:rPr>
                <w:b/>
                <w:bCs/>
                <w:color w:val="2B2B2B" w:themeColor="text1" w:themeShade="80"/>
              </w:rPr>
              <w:t>Réponses</w:t>
            </w:r>
          </w:p>
        </w:tc>
      </w:tr>
      <w:tr w:rsidR="003331FF" w:rsidRPr="000F6592" w14:paraId="0E2BB45B" w14:textId="4655B3BC" w:rsidTr="003331FF">
        <w:trPr>
          <w:trHeight w:val="420"/>
        </w:trPr>
        <w:tc>
          <w:tcPr>
            <w:tcW w:w="873" w:type="dxa"/>
            <w:gridSpan w:val="2"/>
            <w:tcBorders>
              <w:top w:val="single" w:sz="6" w:space="0" w:color="001A70"/>
              <w:left w:val="single" w:sz="6" w:space="0" w:color="001A70"/>
              <w:bottom w:val="single" w:sz="6" w:space="0" w:color="001A70"/>
              <w:right w:val="single" w:sz="6" w:space="0" w:color="001A70"/>
            </w:tcBorders>
            <w:shd w:val="clear" w:color="auto" w:fill="FFFFFF" w:themeFill="background1"/>
            <w:vAlign w:val="center"/>
            <w:hideMark/>
          </w:tcPr>
          <w:p w14:paraId="4F81EA59" w14:textId="77777777" w:rsidR="003331FF" w:rsidRPr="000F6592" w:rsidRDefault="003331FF" w:rsidP="003331FF">
            <w:pPr>
              <w:rPr>
                <w:b/>
                <w:bCs/>
                <w:color w:val="2B2B2B" w:themeColor="text1" w:themeShade="80"/>
              </w:rPr>
            </w:pPr>
            <w:r w:rsidRPr="000F6592">
              <w:rPr>
                <w:b/>
                <w:bCs/>
                <w:color w:val="2B2B2B" w:themeColor="text1" w:themeShade="80"/>
              </w:rPr>
              <w:t>19</w:t>
            </w:r>
          </w:p>
        </w:tc>
        <w:tc>
          <w:tcPr>
            <w:tcW w:w="1231" w:type="dxa"/>
            <w:tcBorders>
              <w:top w:val="single" w:sz="6" w:space="0" w:color="001A70"/>
              <w:left w:val="single" w:sz="6" w:space="0" w:color="001A70"/>
              <w:bottom w:val="single" w:sz="6" w:space="0" w:color="001A70"/>
              <w:right w:val="single" w:sz="6" w:space="0" w:color="001A70"/>
            </w:tcBorders>
            <w:shd w:val="clear" w:color="auto" w:fill="FFFFFF" w:themeFill="background1"/>
            <w:vAlign w:val="center"/>
            <w:hideMark/>
          </w:tcPr>
          <w:p w14:paraId="460841FB" w14:textId="77777777" w:rsidR="003331FF" w:rsidRPr="000F6592" w:rsidRDefault="003331FF" w:rsidP="003331FF">
            <w:pPr>
              <w:rPr>
                <w:b/>
                <w:bCs/>
                <w:color w:val="2B2B2B" w:themeColor="text1" w:themeShade="80"/>
              </w:rPr>
            </w:pPr>
            <w:r w:rsidRPr="000F6592">
              <w:rPr>
                <w:b/>
                <w:bCs/>
                <w:color w:val="2B2B2B" w:themeColor="text1" w:themeShade="80"/>
              </w:rPr>
              <w:t>Rédhibitoire</w:t>
            </w:r>
          </w:p>
        </w:tc>
        <w:tc>
          <w:tcPr>
            <w:tcW w:w="3783" w:type="dxa"/>
            <w:tcBorders>
              <w:top w:val="single" w:sz="6" w:space="0" w:color="001A70"/>
              <w:left w:val="single" w:sz="6" w:space="0" w:color="001A70"/>
              <w:bottom w:val="single" w:sz="6" w:space="0" w:color="001A70"/>
              <w:right w:val="single" w:sz="6" w:space="0" w:color="001A70"/>
            </w:tcBorders>
            <w:shd w:val="clear" w:color="auto" w:fill="FFFFFF" w:themeFill="background1"/>
            <w:hideMark/>
          </w:tcPr>
          <w:p w14:paraId="45D8185E" w14:textId="77777777" w:rsidR="003331FF" w:rsidRPr="000F6592" w:rsidRDefault="003331FF" w:rsidP="003331FF">
            <w:pPr>
              <w:rPr>
                <w:b/>
                <w:bCs/>
                <w:color w:val="2B2B2B" w:themeColor="text1" w:themeShade="80"/>
              </w:rPr>
            </w:pPr>
            <w:r w:rsidRPr="000F6592">
              <w:rPr>
                <w:color w:val="2B2B2B" w:themeColor="text1" w:themeShade="80"/>
              </w:rPr>
              <w:t xml:space="preserve">IA Générative et Large Language Models (LLM) </w:t>
            </w:r>
          </w:p>
        </w:tc>
        <w:tc>
          <w:tcPr>
            <w:tcW w:w="4319" w:type="dxa"/>
            <w:tcBorders>
              <w:top w:val="single" w:sz="6" w:space="0" w:color="001A70"/>
              <w:left w:val="single" w:sz="6" w:space="0" w:color="001A70"/>
              <w:bottom w:val="single" w:sz="6" w:space="0" w:color="001A70"/>
              <w:right w:val="single" w:sz="6" w:space="0" w:color="001A70"/>
            </w:tcBorders>
            <w:shd w:val="clear" w:color="auto" w:fill="FFFFFF" w:themeFill="background1"/>
          </w:tcPr>
          <w:p w14:paraId="60DD190C" w14:textId="24BDB04D" w:rsidR="003331FF" w:rsidRPr="000F6592" w:rsidRDefault="003331FF" w:rsidP="003331FF">
            <w:pPr>
              <w:rPr>
                <w:color w:val="2B2B2B" w:themeColor="text1" w:themeShade="80"/>
              </w:rPr>
            </w:pPr>
            <w:r w:rsidRPr="000F6592">
              <w:rPr>
                <w:highlight w:val="yellow"/>
                <w:shd w:val="clear" w:color="auto" w:fill="FFFFFF"/>
              </w:rPr>
              <w:t xml:space="preserve">A compléter par le </w:t>
            </w:r>
            <w:r w:rsidRPr="00AA67A4">
              <w:rPr>
                <w:sz w:val="18"/>
                <w:szCs w:val="18"/>
                <w:highlight w:val="yellow"/>
                <w:shd w:val="clear" w:color="auto" w:fill="FFFFFF"/>
                <w:rPrChange w:id="63" w:author="Abdenour MABED" w:date="2026-09-08T21:45:00Z" w16du:dateUtc="2026-09-08T19:45:00Z">
                  <w:rPr>
                    <w:highlight w:val="yellow"/>
                    <w:shd w:val="clear" w:color="auto" w:fill="FFFFFF"/>
                  </w:rPr>
                </w:rPrChange>
              </w:rPr>
              <w:t>TITULAIRE</w:t>
            </w:r>
            <w:r w:rsidRPr="00AA67A4">
              <w:rPr>
                <w:sz w:val="18"/>
                <w:szCs w:val="18"/>
                <w:shd w:val="clear" w:color="auto" w:fill="FFFFFF"/>
                <w:rPrChange w:id="64" w:author="Abdenour MABED" w:date="2026-09-08T21:45:00Z" w16du:dateUtc="2026-09-08T19:45:00Z">
                  <w:rPr>
                    <w:shd w:val="clear" w:color="auto" w:fill="FFFFFF"/>
                  </w:rPr>
                </w:rPrChange>
              </w:rPr>
              <w:t xml:space="preserve"> </w:t>
            </w:r>
            <w:ins w:id="65" w:author="Abdenour MABED" w:date="2026-09-08T21:45:00Z" w16du:dateUtc="2026-09-08T19:45:00Z">
              <w:r w:rsidR="00AA67A4" w:rsidRPr="00AA67A4">
                <w:rPr>
                  <w:sz w:val="18"/>
                  <w:szCs w:val="18"/>
                  <w:shd w:val="clear" w:color="auto" w:fill="FFFFFF"/>
                  <w:rPrChange w:id="66" w:author="Abdenour MABED" w:date="2026-09-08T21:45:00Z" w16du:dateUtc="2026-09-08T19:45:00Z">
                    <w:rPr>
                      <w:shd w:val="clear" w:color="auto" w:fill="FFFFFF"/>
                    </w:rPr>
                  </w:rPrChange>
                </w:rPr>
                <w:t xml:space="preserve"> </w:t>
              </w:r>
              <w:r w:rsidR="00AA67A4">
                <w:rPr>
                  <w:sz w:val="18"/>
                  <w:szCs w:val="18"/>
                  <w:shd w:val="clear" w:color="auto" w:fill="FFFFFF"/>
                </w:rPr>
                <w:t xml:space="preserve">Réponse à apporter </w:t>
              </w:r>
              <w:r w:rsidR="00E17C25">
                <w:rPr>
                  <w:sz w:val="18"/>
                  <w:szCs w:val="18"/>
                  <w:shd w:val="clear" w:color="auto" w:fill="FFFFFF"/>
                </w:rPr>
                <w:t xml:space="preserve">par </w:t>
              </w:r>
              <w:r w:rsidR="00AA67A4" w:rsidRPr="00AA67A4">
                <w:rPr>
                  <w:sz w:val="18"/>
                  <w:szCs w:val="18"/>
                  <w:shd w:val="clear" w:color="auto" w:fill="FFFFFF"/>
                  <w:rPrChange w:id="67" w:author="Abdenour MABED" w:date="2026-09-08T21:45:00Z" w16du:dateUtc="2026-09-08T19:45:00Z">
                    <w:rPr>
                      <w:shd w:val="clear" w:color="auto" w:fill="FFFFFF"/>
                    </w:rPr>
                  </w:rPrChange>
                </w:rPr>
                <w:t xml:space="preserve"> par M.Arezki</w:t>
              </w:r>
              <w:r w:rsidR="00E17C25">
                <w:rPr>
                  <w:sz w:val="18"/>
                  <w:szCs w:val="18"/>
                  <w:shd w:val="clear" w:color="auto" w:fill="FFFFFF"/>
                </w:rPr>
                <w:t xml:space="preserve"> (exemple</w:t>
              </w:r>
            </w:ins>
            <w:ins w:id="68" w:author="Abdenour MABED" w:date="2026-09-08T21:46:00Z" w16du:dateUtc="2026-09-08T19:46:00Z">
              <w:r w:rsidR="008A12E4">
                <w:rPr>
                  <w:sz w:val="18"/>
                  <w:szCs w:val="18"/>
                  <w:shd w:val="clear" w:color="auto" w:fill="FFFFFF"/>
                </w:rPr>
                <w:t xml:space="preserve"> : </w:t>
              </w:r>
              <w:r w:rsidR="008A12E4">
                <w:rPr>
                  <w:sz w:val="18"/>
                  <w:szCs w:val="18"/>
                  <w:shd w:val="clear" w:color="auto" w:fill="FFFFFF"/>
                </w:rPr>
                <w:t>débutant</w:t>
              </w:r>
              <w:r w:rsidR="008A12E4">
                <w:rPr>
                  <w:sz w:val="18"/>
                  <w:szCs w:val="18"/>
                  <w:shd w:val="clear" w:color="auto" w:fill="FFFFFF"/>
                </w:rPr>
                <w:t>,</w:t>
              </w:r>
            </w:ins>
            <w:ins w:id="69" w:author="Abdenour MABED" w:date="2026-09-08T21:45:00Z" w16du:dateUtc="2026-09-08T19:45:00Z">
              <w:r w:rsidR="00E17C25">
                <w:rPr>
                  <w:sz w:val="18"/>
                  <w:szCs w:val="18"/>
                  <w:shd w:val="clear" w:color="auto" w:fill="FFFFFF"/>
                </w:rPr>
                <w:t xml:space="preserve"> Confirmé, Expert</w:t>
              </w:r>
            </w:ins>
            <w:ins w:id="70" w:author="Abdenour MABED" w:date="2026-09-08T21:46:00Z" w16du:dateUtc="2026-09-08T19:46:00Z">
              <w:r w:rsidR="00FA1B2C">
                <w:rPr>
                  <w:sz w:val="18"/>
                  <w:szCs w:val="18"/>
                  <w:shd w:val="clear" w:color="auto" w:fill="FFFFFF"/>
                </w:rPr>
                <w:t>..</w:t>
              </w:r>
            </w:ins>
            <w:ins w:id="71" w:author="Abdenour MABED" w:date="2026-09-08T21:45:00Z" w16du:dateUtc="2026-09-08T19:45:00Z">
              <w:r w:rsidR="00E17C25">
                <w:rPr>
                  <w:sz w:val="18"/>
                  <w:szCs w:val="18"/>
                  <w:shd w:val="clear" w:color="auto" w:fill="FFFFFF"/>
                </w:rPr>
                <w:t>)</w:t>
              </w:r>
            </w:ins>
          </w:p>
        </w:tc>
      </w:tr>
      <w:tr w:rsidR="003331FF" w:rsidRPr="000F6592" w14:paraId="3E5A0F22" w14:textId="1D16D4D4" w:rsidTr="003331FF">
        <w:trPr>
          <w:trHeight w:val="420"/>
        </w:trPr>
        <w:tc>
          <w:tcPr>
            <w:tcW w:w="873" w:type="dxa"/>
            <w:gridSpan w:val="2"/>
            <w:tcBorders>
              <w:top w:val="single" w:sz="6" w:space="0" w:color="001A70"/>
              <w:left w:val="single" w:sz="6" w:space="0" w:color="001A70"/>
              <w:bottom w:val="single" w:sz="6" w:space="0" w:color="001A70"/>
              <w:right w:val="single" w:sz="6" w:space="0" w:color="001A70"/>
            </w:tcBorders>
            <w:shd w:val="clear" w:color="auto" w:fill="FFFFFF" w:themeFill="background1"/>
            <w:vAlign w:val="center"/>
            <w:hideMark/>
          </w:tcPr>
          <w:p w14:paraId="3DB2B13E" w14:textId="77777777" w:rsidR="003331FF" w:rsidRPr="000F6592" w:rsidRDefault="003331FF" w:rsidP="003331FF">
            <w:pPr>
              <w:rPr>
                <w:b/>
                <w:bCs/>
                <w:color w:val="2B2B2B" w:themeColor="text1" w:themeShade="80"/>
              </w:rPr>
            </w:pPr>
            <w:r w:rsidRPr="000F6592">
              <w:rPr>
                <w:b/>
                <w:bCs/>
                <w:color w:val="2B2B2B" w:themeColor="text1" w:themeShade="80"/>
              </w:rPr>
              <w:t>20</w:t>
            </w:r>
          </w:p>
        </w:tc>
        <w:tc>
          <w:tcPr>
            <w:tcW w:w="1231" w:type="dxa"/>
            <w:tcBorders>
              <w:top w:val="single" w:sz="6" w:space="0" w:color="001A70"/>
              <w:left w:val="single" w:sz="6" w:space="0" w:color="001A70"/>
              <w:bottom w:val="single" w:sz="6" w:space="0" w:color="001A70"/>
              <w:right w:val="single" w:sz="6" w:space="0" w:color="001A70"/>
            </w:tcBorders>
            <w:shd w:val="clear" w:color="auto" w:fill="FFFFFF" w:themeFill="background1"/>
            <w:vAlign w:val="center"/>
            <w:hideMark/>
          </w:tcPr>
          <w:p w14:paraId="0B467B7B" w14:textId="77777777" w:rsidR="003331FF" w:rsidRPr="000F6592" w:rsidRDefault="003331FF" w:rsidP="003331FF">
            <w:pPr>
              <w:rPr>
                <w:b/>
                <w:bCs/>
                <w:color w:val="2B2B2B" w:themeColor="text1" w:themeShade="80"/>
              </w:rPr>
            </w:pPr>
            <w:r w:rsidRPr="000F6592">
              <w:rPr>
                <w:b/>
                <w:bCs/>
                <w:color w:val="2B2B2B" w:themeColor="text1" w:themeShade="80"/>
              </w:rPr>
              <w:t>Rédhibitoire</w:t>
            </w:r>
          </w:p>
        </w:tc>
        <w:tc>
          <w:tcPr>
            <w:tcW w:w="3783" w:type="dxa"/>
            <w:tcBorders>
              <w:top w:val="single" w:sz="6" w:space="0" w:color="001A70"/>
              <w:left w:val="single" w:sz="6" w:space="0" w:color="001A70"/>
              <w:bottom w:val="single" w:sz="6" w:space="0" w:color="001A70"/>
              <w:right w:val="single" w:sz="6" w:space="0" w:color="001A70"/>
            </w:tcBorders>
            <w:shd w:val="clear" w:color="auto" w:fill="FFFFFF" w:themeFill="background1"/>
            <w:hideMark/>
          </w:tcPr>
          <w:p w14:paraId="29FBDD00" w14:textId="77777777" w:rsidR="003331FF" w:rsidRPr="000F6592" w:rsidRDefault="003331FF" w:rsidP="003331FF">
            <w:pPr>
              <w:rPr>
                <w:b/>
                <w:bCs/>
                <w:color w:val="2B2B2B" w:themeColor="text1" w:themeShade="80"/>
              </w:rPr>
            </w:pPr>
            <w:r w:rsidRPr="000F6592">
              <w:rPr>
                <w:color w:val="2B2B2B" w:themeColor="text1" w:themeShade="80"/>
              </w:rPr>
              <w:t>Mistral AI et modèles open source</w:t>
            </w:r>
          </w:p>
        </w:tc>
        <w:tc>
          <w:tcPr>
            <w:tcW w:w="4319" w:type="dxa"/>
            <w:tcBorders>
              <w:top w:val="single" w:sz="6" w:space="0" w:color="001A70"/>
              <w:left w:val="single" w:sz="6" w:space="0" w:color="001A70"/>
              <w:bottom w:val="single" w:sz="6" w:space="0" w:color="001A70"/>
              <w:right w:val="single" w:sz="6" w:space="0" w:color="001A70"/>
            </w:tcBorders>
            <w:shd w:val="clear" w:color="auto" w:fill="FFFFFF" w:themeFill="background1"/>
          </w:tcPr>
          <w:p w14:paraId="0FEF78F9" w14:textId="12427FF6" w:rsidR="003331FF" w:rsidRPr="000F6592" w:rsidRDefault="003331FF" w:rsidP="003331FF">
            <w:pPr>
              <w:rPr>
                <w:color w:val="2B2B2B" w:themeColor="text1" w:themeShade="80"/>
              </w:rPr>
            </w:pPr>
            <w:r w:rsidRPr="000F6592">
              <w:rPr>
                <w:highlight w:val="yellow"/>
                <w:shd w:val="clear" w:color="auto" w:fill="FFFFFF"/>
              </w:rPr>
              <w:t>A compléter par le TITULAIRE</w:t>
            </w:r>
            <w:r w:rsidRPr="000F6592">
              <w:rPr>
                <w:shd w:val="clear" w:color="auto" w:fill="FFFFFF"/>
              </w:rPr>
              <w:t xml:space="preserve"> </w:t>
            </w:r>
          </w:p>
        </w:tc>
      </w:tr>
      <w:tr w:rsidR="003331FF" w:rsidRPr="000F6592" w14:paraId="6B11FF2D" w14:textId="7100A585" w:rsidTr="003331FF">
        <w:trPr>
          <w:trHeight w:val="420"/>
        </w:trPr>
        <w:tc>
          <w:tcPr>
            <w:tcW w:w="873" w:type="dxa"/>
            <w:gridSpan w:val="2"/>
            <w:tcBorders>
              <w:top w:val="single" w:sz="6" w:space="0" w:color="001A70"/>
              <w:left w:val="single" w:sz="6" w:space="0" w:color="001A70"/>
              <w:bottom w:val="single" w:sz="6" w:space="0" w:color="001A70"/>
              <w:right w:val="single" w:sz="6" w:space="0" w:color="001A70"/>
            </w:tcBorders>
            <w:shd w:val="clear" w:color="auto" w:fill="FFFFFF" w:themeFill="background1"/>
            <w:vAlign w:val="center"/>
            <w:hideMark/>
          </w:tcPr>
          <w:p w14:paraId="200365CB" w14:textId="77777777" w:rsidR="003331FF" w:rsidRPr="000F6592" w:rsidRDefault="003331FF" w:rsidP="003331FF">
            <w:pPr>
              <w:rPr>
                <w:b/>
                <w:bCs/>
                <w:color w:val="2B2B2B" w:themeColor="text1" w:themeShade="80"/>
              </w:rPr>
            </w:pPr>
            <w:r w:rsidRPr="000F6592">
              <w:rPr>
                <w:b/>
                <w:bCs/>
                <w:color w:val="2B2B2B" w:themeColor="text1" w:themeShade="80"/>
              </w:rPr>
              <w:t>21</w:t>
            </w:r>
          </w:p>
        </w:tc>
        <w:tc>
          <w:tcPr>
            <w:tcW w:w="1231" w:type="dxa"/>
            <w:tcBorders>
              <w:top w:val="single" w:sz="6" w:space="0" w:color="001A70"/>
              <w:left w:val="single" w:sz="6" w:space="0" w:color="001A70"/>
              <w:bottom w:val="single" w:sz="6" w:space="0" w:color="001A70"/>
              <w:right w:val="single" w:sz="6" w:space="0" w:color="001A70"/>
            </w:tcBorders>
            <w:shd w:val="clear" w:color="auto" w:fill="FFFFFF" w:themeFill="background1"/>
            <w:vAlign w:val="center"/>
            <w:hideMark/>
          </w:tcPr>
          <w:p w14:paraId="3D64D970" w14:textId="77777777" w:rsidR="003331FF" w:rsidRPr="000F6592" w:rsidRDefault="003331FF" w:rsidP="003331FF">
            <w:pPr>
              <w:rPr>
                <w:b/>
                <w:bCs/>
                <w:color w:val="2B2B2B" w:themeColor="text1" w:themeShade="80"/>
              </w:rPr>
            </w:pPr>
            <w:r w:rsidRPr="000F6592">
              <w:rPr>
                <w:b/>
                <w:bCs/>
                <w:color w:val="2B2B2B" w:themeColor="text1" w:themeShade="80"/>
              </w:rPr>
              <w:t>Rédhibitoire</w:t>
            </w:r>
          </w:p>
        </w:tc>
        <w:tc>
          <w:tcPr>
            <w:tcW w:w="3783" w:type="dxa"/>
            <w:tcBorders>
              <w:top w:val="single" w:sz="6" w:space="0" w:color="001A70"/>
              <w:left w:val="single" w:sz="6" w:space="0" w:color="001A70"/>
              <w:bottom w:val="single" w:sz="6" w:space="0" w:color="001A70"/>
              <w:right w:val="single" w:sz="6" w:space="0" w:color="001A70"/>
            </w:tcBorders>
            <w:shd w:val="clear" w:color="auto" w:fill="FFFFFF" w:themeFill="background1"/>
            <w:hideMark/>
          </w:tcPr>
          <w:p w14:paraId="60F67C78" w14:textId="77777777" w:rsidR="003331FF" w:rsidRPr="000F6592" w:rsidRDefault="003331FF" w:rsidP="003331FF">
            <w:pPr>
              <w:rPr>
                <w:b/>
                <w:bCs/>
                <w:color w:val="2B2B2B" w:themeColor="text1" w:themeShade="80"/>
              </w:rPr>
            </w:pPr>
            <w:r w:rsidRPr="000F6592">
              <w:rPr>
                <w:color w:val="2B2B2B" w:themeColor="text1" w:themeShade="80"/>
              </w:rPr>
              <w:t>Prompt Engineering avancé</w:t>
            </w:r>
          </w:p>
        </w:tc>
        <w:tc>
          <w:tcPr>
            <w:tcW w:w="4319" w:type="dxa"/>
            <w:tcBorders>
              <w:top w:val="single" w:sz="6" w:space="0" w:color="001A70"/>
              <w:left w:val="single" w:sz="6" w:space="0" w:color="001A70"/>
              <w:bottom w:val="single" w:sz="6" w:space="0" w:color="001A70"/>
              <w:right w:val="single" w:sz="6" w:space="0" w:color="001A70"/>
            </w:tcBorders>
            <w:shd w:val="clear" w:color="auto" w:fill="FFFFFF" w:themeFill="background1"/>
          </w:tcPr>
          <w:p w14:paraId="40DAE0F1" w14:textId="1C33C9CD" w:rsidR="003331FF" w:rsidRPr="000F6592" w:rsidRDefault="003331FF" w:rsidP="003331FF">
            <w:pPr>
              <w:rPr>
                <w:color w:val="2B2B2B" w:themeColor="text1" w:themeShade="80"/>
              </w:rPr>
            </w:pPr>
            <w:r w:rsidRPr="000F6592">
              <w:rPr>
                <w:highlight w:val="yellow"/>
                <w:shd w:val="clear" w:color="auto" w:fill="FFFFFF"/>
              </w:rPr>
              <w:t>A compléter par le TITULAIRE</w:t>
            </w:r>
            <w:r w:rsidRPr="000F6592">
              <w:rPr>
                <w:shd w:val="clear" w:color="auto" w:fill="FFFFFF"/>
              </w:rPr>
              <w:t xml:space="preserve"> </w:t>
            </w:r>
          </w:p>
        </w:tc>
      </w:tr>
      <w:tr w:rsidR="003331FF" w:rsidRPr="000F6592" w14:paraId="3EB56ADA" w14:textId="27F460AF" w:rsidTr="003331FF">
        <w:trPr>
          <w:trHeight w:val="420"/>
        </w:trPr>
        <w:tc>
          <w:tcPr>
            <w:tcW w:w="873" w:type="dxa"/>
            <w:gridSpan w:val="2"/>
            <w:tcBorders>
              <w:top w:val="single" w:sz="6" w:space="0" w:color="001A70"/>
              <w:left w:val="single" w:sz="6" w:space="0" w:color="001A70"/>
              <w:bottom w:val="single" w:sz="6" w:space="0" w:color="001A70"/>
              <w:right w:val="single" w:sz="6" w:space="0" w:color="001A70"/>
            </w:tcBorders>
            <w:shd w:val="clear" w:color="auto" w:fill="FFFFFF" w:themeFill="background1"/>
            <w:vAlign w:val="center"/>
            <w:hideMark/>
          </w:tcPr>
          <w:p w14:paraId="2C775DA8" w14:textId="77777777" w:rsidR="003331FF" w:rsidRPr="000F6592" w:rsidRDefault="003331FF" w:rsidP="003331FF">
            <w:pPr>
              <w:rPr>
                <w:b/>
                <w:bCs/>
                <w:color w:val="2B2B2B" w:themeColor="text1" w:themeShade="80"/>
              </w:rPr>
            </w:pPr>
            <w:r w:rsidRPr="000F6592">
              <w:rPr>
                <w:b/>
                <w:bCs/>
                <w:color w:val="2B2B2B" w:themeColor="text1" w:themeShade="80"/>
              </w:rPr>
              <w:t>22</w:t>
            </w:r>
          </w:p>
        </w:tc>
        <w:tc>
          <w:tcPr>
            <w:tcW w:w="1231" w:type="dxa"/>
            <w:tcBorders>
              <w:top w:val="single" w:sz="6" w:space="0" w:color="001A70"/>
              <w:left w:val="single" w:sz="6" w:space="0" w:color="001A70"/>
              <w:bottom w:val="single" w:sz="6" w:space="0" w:color="001A70"/>
              <w:right w:val="single" w:sz="6" w:space="0" w:color="001A70"/>
            </w:tcBorders>
            <w:shd w:val="clear" w:color="auto" w:fill="FFFFFF" w:themeFill="background1"/>
            <w:vAlign w:val="center"/>
            <w:hideMark/>
          </w:tcPr>
          <w:p w14:paraId="7A50B6B1" w14:textId="77777777" w:rsidR="003331FF" w:rsidRPr="000F6592" w:rsidRDefault="003331FF" w:rsidP="003331FF">
            <w:pPr>
              <w:rPr>
                <w:b/>
                <w:bCs/>
                <w:color w:val="2B2B2B" w:themeColor="text1" w:themeShade="80"/>
              </w:rPr>
            </w:pPr>
            <w:r w:rsidRPr="000F6592">
              <w:rPr>
                <w:b/>
                <w:bCs/>
                <w:color w:val="2B2B2B" w:themeColor="text1" w:themeShade="80"/>
              </w:rPr>
              <w:t>Rédhibitoire</w:t>
            </w:r>
          </w:p>
        </w:tc>
        <w:tc>
          <w:tcPr>
            <w:tcW w:w="3783" w:type="dxa"/>
            <w:tcBorders>
              <w:top w:val="single" w:sz="6" w:space="0" w:color="001A70"/>
              <w:left w:val="single" w:sz="6" w:space="0" w:color="001A70"/>
              <w:bottom w:val="single" w:sz="6" w:space="0" w:color="001A70"/>
              <w:right w:val="single" w:sz="6" w:space="0" w:color="001A70"/>
            </w:tcBorders>
            <w:shd w:val="clear" w:color="auto" w:fill="FFFFFF" w:themeFill="background1"/>
            <w:hideMark/>
          </w:tcPr>
          <w:p w14:paraId="057D9B24" w14:textId="77777777" w:rsidR="003331FF" w:rsidRPr="000F6592" w:rsidRDefault="003331FF" w:rsidP="003331FF">
            <w:pPr>
              <w:rPr>
                <w:b/>
                <w:bCs/>
                <w:color w:val="2B2B2B" w:themeColor="text1" w:themeShade="80"/>
              </w:rPr>
            </w:pPr>
            <w:r w:rsidRPr="000F6592">
              <w:rPr>
                <w:color w:val="2B2B2B" w:themeColor="text1" w:themeShade="80"/>
              </w:rPr>
              <w:t>Agents IA</w:t>
            </w:r>
          </w:p>
        </w:tc>
        <w:tc>
          <w:tcPr>
            <w:tcW w:w="4319" w:type="dxa"/>
            <w:tcBorders>
              <w:top w:val="single" w:sz="6" w:space="0" w:color="001A70"/>
              <w:left w:val="single" w:sz="6" w:space="0" w:color="001A70"/>
              <w:bottom w:val="single" w:sz="6" w:space="0" w:color="001A70"/>
              <w:right w:val="single" w:sz="6" w:space="0" w:color="001A70"/>
            </w:tcBorders>
            <w:shd w:val="clear" w:color="auto" w:fill="FFFFFF" w:themeFill="background1"/>
          </w:tcPr>
          <w:p w14:paraId="652DD8F6" w14:textId="09D17140" w:rsidR="003331FF" w:rsidRPr="000F6592" w:rsidRDefault="003331FF" w:rsidP="003331FF">
            <w:pPr>
              <w:rPr>
                <w:color w:val="2B2B2B" w:themeColor="text1" w:themeShade="80"/>
              </w:rPr>
            </w:pPr>
            <w:r w:rsidRPr="000F6592">
              <w:rPr>
                <w:highlight w:val="yellow"/>
                <w:shd w:val="clear" w:color="auto" w:fill="FFFFFF"/>
              </w:rPr>
              <w:t>A compléter par le TITULAIRE</w:t>
            </w:r>
            <w:r w:rsidRPr="000F6592">
              <w:rPr>
                <w:shd w:val="clear" w:color="auto" w:fill="FFFFFF"/>
              </w:rPr>
              <w:t xml:space="preserve"> </w:t>
            </w:r>
          </w:p>
        </w:tc>
      </w:tr>
      <w:tr w:rsidR="003331FF" w:rsidRPr="000F6592" w14:paraId="7B7CFFDC" w14:textId="2AE948D5" w:rsidTr="003331FF">
        <w:trPr>
          <w:trHeight w:val="420"/>
        </w:trPr>
        <w:tc>
          <w:tcPr>
            <w:tcW w:w="873" w:type="dxa"/>
            <w:gridSpan w:val="2"/>
            <w:tcBorders>
              <w:top w:val="single" w:sz="6" w:space="0" w:color="001A70"/>
              <w:left w:val="single" w:sz="6" w:space="0" w:color="001A70"/>
              <w:bottom w:val="single" w:sz="6" w:space="0" w:color="001A70"/>
              <w:right w:val="single" w:sz="6" w:space="0" w:color="001A70"/>
            </w:tcBorders>
            <w:shd w:val="clear" w:color="auto" w:fill="FFFFFF" w:themeFill="background1"/>
            <w:vAlign w:val="center"/>
            <w:hideMark/>
          </w:tcPr>
          <w:p w14:paraId="50D0FE91" w14:textId="77777777" w:rsidR="003331FF" w:rsidRPr="000F6592" w:rsidRDefault="003331FF" w:rsidP="003331FF">
            <w:pPr>
              <w:rPr>
                <w:b/>
                <w:bCs/>
                <w:color w:val="2B2B2B" w:themeColor="text1" w:themeShade="80"/>
              </w:rPr>
            </w:pPr>
            <w:r w:rsidRPr="000F6592">
              <w:rPr>
                <w:b/>
                <w:bCs/>
                <w:color w:val="2B2B2B" w:themeColor="text1" w:themeShade="80"/>
              </w:rPr>
              <w:t>23</w:t>
            </w:r>
          </w:p>
        </w:tc>
        <w:tc>
          <w:tcPr>
            <w:tcW w:w="1231" w:type="dxa"/>
            <w:tcBorders>
              <w:top w:val="single" w:sz="6" w:space="0" w:color="001A70"/>
              <w:left w:val="single" w:sz="6" w:space="0" w:color="001A70"/>
              <w:bottom w:val="single" w:sz="6" w:space="0" w:color="001A70"/>
              <w:right w:val="single" w:sz="6" w:space="0" w:color="001A70"/>
            </w:tcBorders>
            <w:shd w:val="clear" w:color="auto" w:fill="FFFFFF" w:themeFill="background1"/>
            <w:vAlign w:val="center"/>
            <w:hideMark/>
          </w:tcPr>
          <w:p w14:paraId="7CC2E48D" w14:textId="77777777" w:rsidR="003331FF" w:rsidRPr="000F6592" w:rsidRDefault="003331FF" w:rsidP="003331FF">
            <w:pPr>
              <w:rPr>
                <w:b/>
                <w:bCs/>
                <w:color w:val="2B2B2B" w:themeColor="text1" w:themeShade="80"/>
              </w:rPr>
            </w:pPr>
            <w:r w:rsidRPr="000F6592">
              <w:rPr>
                <w:b/>
                <w:bCs/>
                <w:color w:val="2B2B2B" w:themeColor="text1" w:themeShade="80"/>
              </w:rPr>
              <w:t>Rédhibitoire</w:t>
            </w:r>
          </w:p>
        </w:tc>
        <w:tc>
          <w:tcPr>
            <w:tcW w:w="3783" w:type="dxa"/>
            <w:tcBorders>
              <w:top w:val="single" w:sz="6" w:space="0" w:color="001A70"/>
              <w:left w:val="single" w:sz="6" w:space="0" w:color="001A70"/>
              <w:bottom w:val="single" w:sz="6" w:space="0" w:color="001A70"/>
              <w:right w:val="single" w:sz="6" w:space="0" w:color="001A70"/>
            </w:tcBorders>
            <w:shd w:val="clear" w:color="auto" w:fill="FFFFFF" w:themeFill="background1"/>
            <w:hideMark/>
          </w:tcPr>
          <w:p w14:paraId="5BC6FA4B" w14:textId="77777777" w:rsidR="003331FF" w:rsidRPr="000F6592" w:rsidRDefault="003331FF" w:rsidP="003331FF">
            <w:pPr>
              <w:rPr>
                <w:b/>
                <w:bCs/>
                <w:color w:val="2B2B2B" w:themeColor="text1" w:themeShade="80"/>
              </w:rPr>
            </w:pPr>
            <w:r w:rsidRPr="000F6592">
              <w:rPr>
                <w:color w:val="2B2B2B" w:themeColor="text1" w:themeShade="80"/>
              </w:rPr>
              <w:t>LangChain, LangGraph, LlamaIndex</w:t>
            </w:r>
          </w:p>
        </w:tc>
        <w:tc>
          <w:tcPr>
            <w:tcW w:w="4319" w:type="dxa"/>
            <w:tcBorders>
              <w:top w:val="single" w:sz="6" w:space="0" w:color="001A70"/>
              <w:left w:val="single" w:sz="6" w:space="0" w:color="001A70"/>
              <w:bottom w:val="single" w:sz="6" w:space="0" w:color="001A70"/>
              <w:right w:val="single" w:sz="6" w:space="0" w:color="001A70"/>
            </w:tcBorders>
            <w:shd w:val="clear" w:color="auto" w:fill="FFFFFF" w:themeFill="background1"/>
          </w:tcPr>
          <w:p w14:paraId="529BE9B2" w14:textId="42F26B6F" w:rsidR="003331FF" w:rsidRPr="000F6592" w:rsidRDefault="003331FF" w:rsidP="003331FF">
            <w:pPr>
              <w:rPr>
                <w:color w:val="2B2B2B" w:themeColor="text1" w:themeShade="80"/>
              </w:rPr>
            </w:pPr>
            <w:r w:rsidRPr="000F6592">
              <w:rPr>
                <w:highlight w:val="yellow"/>
                <w:shd w:val="clear" w:color="auto" w:fill="FFFFFF"/>
              </w:rPr>
              <w:t>A compléter par le TITULAIRE</w:t>
            </w:r>
            <w:r w:rsidRPr="000F6592">
              <w:rPr>
                <w:shd w:val="clear" w:color="auto" w:fill="FFFFFF"/>
              </w:rPr>
              <w:t xml:space="preserve"> </w:t>
            </w:r>
          </w:p>
        </w:tc>
      </w:tr>
      <w:tr w:rsidR="003331FF" w:rsidRPr="000F6592" w14:paraId="2C63079E" w14:textId="42613518" w:rsidTr="003331FF">
        <w:trPr>
          <w:trHeight w:val="420"/>
        </w:trPr>
        <w:tc>
          <w:tcPr>
            <w:tcW w:w="873" w:type="dxa"/>
            <w:gridSpan w:val="2"/>
            <w:tcBorders>
              <w:top w:val="single" w:sz="6" w:space="0" w:color="001A70"/>
              <w:left w:val="single" w:sz="6" w:space="0" w:color="001A70"/>
              <w:bottom w:val="single" w:sz="6" w:space="0" w:color="001A70"/>
              <w:right w:val="single" w:sz="6" w:space="0" w:color="001A70"/>
            </w:tcBorders>
            <w:shd w:val="clear" w:color="auto" w:fill="FFFFFF" w:themeFill="background1"/>
            <w:vAlign w:val="center"/>
            <w:hideMark/>
          </w:tcPr>
          <w:p w14:paraId="05709B5A" w14:textId="77777777" w:rsidR="003331FF" w:rsidRPr="000F6592" w:rsidRDefault="003331FF" w:rsidP="003331FF">
            <w:pPr>
              <w:rPr>
                <w:b/>
                <w:bCs/>
                <w:color w:val="2B2B2B" w:themeColor="text1" w:themeShade="80"/>
              </w:rPr>
            </w:pPr>
            <w:r w:rsidRPr="000F6592">
              <w:rPr>
                <w:b/>
                <w:bCs/>
                <w:color w:val="2B2B2B" w:themeColor="text1" w:themeShade="80"/>
              </w:rPr>
              <w:t>24</w:t>
            </w:r>
          </w:p>
        </w:tc>
        <w:tc>
          <w:tcPr>
            <w:tcW w:w="1231" w:type="dxa"/>
            <w:tcBorders>
              <w:top w:val="single" w:sz="6" w:space="0" w:color="001A70"/>
              <w:left w:val="single" w:sz="6" w:space="0" w:color="001A70"/>
              <w:bottom w:val="single" w:sz="6" w:space="0" w:color="001A70"/>
              <w:right w:val="single" w:sz="6" w:space="0" w:color="001A70"/>
            </w:tcBorders>
            <w:shd w:val="clear" w:color="auto" w:fill="FFFFFF" w:themeFill="background1"/>
            <w:vAlign w:val="center"/>
            <w:hideMark/>
          </w:tcPr>
          <w:p w14:paraId="4C048C0F" w14:textId="77777777" w:rsidR="003331FF" w:rsidRPr="000F6592" w:rsidRDefault="003331FF" w:rsidP="003331FF">
            <w:pPr>
              <w:rPr>
                <w:b/>
                <w:bCs/>
                <w:color w:val="2B2B2B" w:themeColor="text1" w:themeShade="80"/>
              </w:rPr>
            </w:pPr>
            <w:r w:rsidRPr="000F6592">
              <w:rPr>
                <w:b/>
                <w:bCs/>
                <w:color w:val="2B2B2B" w:themeColor="text1" w:themeShade="80"/>
              </w:rPr>
              <w:t>Principale </w:t>
            </w:r>
          </w:p>
        </w:tc>
        <w:tc>
          <w:tcPr>
            <w:tcW w:w="3783" w:type="dxa"/>
            <w:tcBorders>
              <w:top w:val="single" w:sz="6" w:space="0" w:color="001A70"/>
              <w:left w:val="single" w:sz="6" w:space="0" w:color="001A70"/>
              <w:bottom w:val="single" w:sz="6" w:space="0" w:color="001A70"/>
              <w:right w:val="single" w:sz="6" w:space="0" w:color="001A70"/>
            </w:tcBorders>
            <w:shd w:val="clear" w:color="auto" w:fill="FFFFFF" w:themeFill="background1"/>
            <w:hideMark/>
          </w:tcPr>
          <w:p w14:paraId="657DF669" w14:textId="77777777" w:rsidR="003331FF" w:rsidRPr="000F6592" w:rsidRDefault="003331FF" w:rsidP="003331FF">
            <w:pPr>
              <w:rPr>
                <w:b/>
                <w:bCs/>
                <w:color w:val="2B2B2B" w:themeColor="text1" w:themeShade="80"/>
              </w:rPr>
            </w:pPr>
            <w:r w:rsidRPr="000F6592">
              <w:rPr>
                <w:color w:val="2B2B2B" w:themeColor="text1" w:themeShade="80"/>
              </w:rPr>
              <w:t>RAG (Retrieval Augmented Generation)</w:t>
            </w:r>
          </w:p>
        </w:tc>
        <w:tc>
          <w:tcPr>
            <w:tcW w:w="4319" w:type="dxa"/>
            <w:tcBorders>
              <w:top w:val="single" w:sz="6" w:space="0" w:color="001A70"/>
              <w:left w:val="single" w:sz="6" w:space="0" w:color="001A70"/>
              <w:bottom w:val="single" w:sz="6" w:space="0" w:color="001A70"/>
              <w:right w:val="single" w:sz="6" w:space="0" w:color="001A70"/>
            </w:tcBorders>
            <w:shd w:val="clear" w:color="auto" w:fill="FFFFFF" w:themeFill="background1"/>
          </w:tcPr>
          <w:p w14:paraId="263EB4FC" w14:textId="69104A3A" w:rsidR="003331FF" w:rsidRPr="000F6592" w:rsidRDefault="003331FF" w:rsidP="003331FF">
            <w:pPr>
              <w:rPr>
                <w:color w:val="2B2B2B" w:themeColor="text1" w:themeShade="80"/>
              </w:rPr>
            </w:pPr>
            <w:r w:rsidRPr="000F6592">
              <w:rPr>
                <w:highlight w:val="yellow"/>
                <w:shd w:val="clear" w:color="auto" w:fill="FFFFFF"/>
              </w:rPr>
              <w:t>A compléter par le TITULAIRE</w:t>
            </w:r>
            <w:r w:rsidRPr="000F6592">
              <w:rPr>
                <w:shd w:val="clear" w:color="auto" w:fill="FFFFFF"/>
              </w:rPr>
              <w:t xml:space="preserve"> </w:t>
            </w:r>
          </w:p>
        </w:tc>
      </w:tr>
      <w:tr w:rsidR="003331FF" w:rsidRPr="000F6592" w14:paraId="13672DFC" w14:textId="4EB1E42A" w:rsidTr="003331FF">
        <w:trPr>
          <w:trHeight w:val="420"/>
        </w:trPr>
        <w:tc>
          <w:tcPr>
            <w:tcW w:w="873" w:type="dxa"/>
            <w:gridSpan w:val="2"/>
            <w:tcBorders>
              <w:top w:val="single" w:sz="6" w:space="0" w:color="001A70"/>
              <w:left w:val="single" w:sz="6" w:space="0" w:color="001A70"/>
              <w:bottom w:val="single" w:sz="6" w:space="0" w:color="001A70"/>
              <w:right w:val="single" w:sz="6" w:space="0" w:color="001A70"/>
            </w:tcBorders>
            <w:shd w:val="clear" w:color="auto" w:fill="FFFFFF" w:themeFill="background1"/>
            <w:vAlign w:val="center"/>
            <w:hideMark/>
          </w:tcPr>
          <w:p w14:paraId="6E27FA55" w14:textId="77777777" w:rsidR="003331FF" w:rsidRPr="000F6592" w:rsidRDefault="003331FF" w:rsidP="003331FF">
            <w:pPr>
              <w:rPr>
                <w:b/>
                <w:bCs/>
                <w:color w:val="2B2B2B" w:themeColor="text1" w:themeShade="80"/>
              </w:rPr>
            </w:pPr>
            <w:r w:rsidRPr="000F6592">
              <w:rPr>
                <w:b/>
                <w:bCs/>
                <w:color w:val="2B2B2B" w:themeColor="text1" w:themeShade="80"/>
              </w:rPr>
              <w:t>25</w:t>
            </w:r>
          </w:p>
        </w:tc>
        <w:tc>
          <w:tcPr>
            <w:tcW w:w="1231" w:type="dxa"/>
            <w:tcBorders>
              <w:top w:val="single" w:sz="6" w:space="0" w:color="001A70"/>
              <w:left w:val="single" w:sz="6" w:space="0" w:color="001A70"/>
              <w:bottom w:val="single" w:sz="6" w:space="0" w:color="001A70"/>
              <w:right w:val="single" w:sz="6" w:space="0" w:color="001A70"/>
            </w:tcBorders>
            <w:shd w:val="clear" w:color="auto" w:fill="FFFFFF" w:themeFill="background1"/>
            <w:vAlign w:val="center"/>
            <w:hideMark/>
          </w:tcPr>
          <w:p w14:paraId="0EBB8917" w14:textId="77777777" w:rsidR="003331FF" w:rsidRPr="000F6592" w:rsidRDefault="003331FF" w:rsidP="003331FF">
            <w:pPr>
              <w:rPr>
                <w:b/>
                <w:bCs/>
                <w:color w:val="2B2B2B" w:themeColor="text1" w:themeShade="80"/>
              </w:rPr>
            </w:pPr>
            <w:r w:rsidRPr="000F6592">
              <w:rPr>
                <w:b/>
                <w:bCs/>
                <w:color w:val="2B2B2B" w:themeColor="text1" w:themeShade="80"/>
              </w:rPr>
              <w:t>Principale </w:t>
            </w:r>
          </w:p>
        </w:tc>
        <w:tc>
          <w:tcPr>
            <w:tcW w:w="3783" w:type="dxa"/>
            <w:tcBorders>
              <w:top w:val="single" w:sz="6" w:space="0" w:color="001A70"/>
              <w:left w:val="single" w:sz="6" w:space="0" w:color="001A70"/>
              <w:bottom w:val="single" w:sz="6" w:space="0" w:color="001A70"/>
              <w:right w:val="single" w:sz="6" w:space="0" w:color="001A70"/>
            </w:tcBorders>
            <w:shd w:val="clear" w:color="auto" w:fill="FFFFFF" w:themeFill="background1"/>
            <w:hideMark/>
          </w:tcPr>
          <w:p w14:paraId="4B86F4B9" w14:textId="77777777" w:rsidR="003331FF" w:rsidRPr="000F6592" w:rsidRDefault="003331FF" w:rsidP="003331FF">
            <w:pPr>
              <w:rPr>
                <w:b/>
                <w:bCs/>
                <w:color w:val="2B2B2B" w:themeColor="text1" w:themeShade="80"/>
              </w:rPr>
            </w:pPr>
            <w:r w:rsidRPr="000F6592">
              <w:rPr>
                <w:color w:val="2B2B2B" w:themeColor="text1" w:themeShade="80"/>
              </w:rPr>
              <w:t>Bases vectorielles</w:t>
            </w:r>
          </w:p>
        </w:tc>
        <w:tc>
          <w:tcPr>
            <w:tcW w:w="4319" w:type="dxa"/>
            <w:tcBorders>
              <w:top w:val="single" w:sz="6" w:space="0" w:color="001A70"/>
              <w:left w:val="single" w:sz="6" w:space="0" w:color="001A70"/>
              <w:bottom w:val="single" w:sz="6" w:space="0" w:color="001A70"/>
              <w:right w:val="single" w:sz="6" w:space="0" w:color="001A70"/>
            </w:tcBorders>
            <w:shd w:val="clear" w:color="auto" w:fill="FFFFFF" w:themeFill="background1"/>
          </w:tcPr>
          <w:p w14:paraId="198AF714" w14:textId="30FC8929" w:rsidR="003331FF" w:rsidRPr="000F6592" w:rsidRDefault="003331FF" w:rsidP="003331FF">
            <w:pPr>
              <w:rPr>
                <w:color w:val="2B2B2B" w:themeColor="text1" w:themeShade="80"/>
              </w:rPr>
            </w:pPr>
            <w:r w:rsidRPr="000F6592">
              <w:rPr>
                <w:highlight w:val="yellow"/>
                <w:shd w:val="clear" w:color="auto" w:fill="FFFFFF"/>
              </w:rPr>
              <w:t>A compléter par le TITULAIRE</w:t>
            </w:r>
            <w:r w:rsidRPr="000F6592">
              <w:rPr>
                <w:shd w:val="clear" w:color="auto" w:fill="FFFFFF"/>
              </w:rPr>
              <w:t xml:space="preserve"> </w:t>
            </w:r>
          </w:p>
        </w:tc>
      </w:tr>
      <w:tr w:rsidR="003331FF" w:rsidRPr="000F6592" w14:paraId="643847EB" w14:textId="03356940" w:rsidTr="003331FF">
        <w:trPr>
          <w:trHeight w:val="420"/>
        </w:trPr>
        <w:tc>
          <w:tcPr>
            <w:tcW w:w="873" w:type="dxa"/>
            <w:gridSpan w:val="2"/>
            <w:tcBorders>
              <w:top w:val="single" w:sz="6" w:space="0" w:color="001A70"/>
              <w:left w:val="single" w:sz="6" w:space="0" w:color="001A70"/>
              <w:bottom w:val="single" w:sz="6" w:space="0" w:color="001A70"/>
              <w:right w:val="single" w:sz="6" w:space="0" w:color="001A70"/>
            </w:tcBorders>
            <w:shd w:val="clear" w:color="auto" w:fill="FFFFFF" w:themeFill="background1"/>
            <w:vAlign w:val="center"/>
            <w:hideMark/>
          </w:tcPr>
          <w:p w14:paraId="785BC8AD" w14:textId="77777777" w:rsidR="003331FF" w:rsidRPr="000F6592" w:rsidRDefault="003331FF" w:rsidP="003331FF">
            <w:pPr>
              <w:rPr>
                <w:b/>
                <w:bCs/>
                <w:color w:val="2B2B2B" w:themeColor="text1" w:themeShade="80"/>
              </w:rPr>
            </w:pPr>
            <w:r w:rsidRPr="000F6592">
              <w:rPr>
                <w:b/>
                <w:bCs/>
                <w:color w:val="2B2B2B" w:themeColor="text1" w:themeShade="80"/>
              </w:rPr>
              <w:t>26</w:t>
            </w:r>
          </w:p>
        </w:tc>
        <w:tc>
          <w:tcPr>
            <w:tcW w:w="1231" w:type="dxa"/>
            <w:tcBorders>
              <w:top w:val="single" w:sz="6" w:space="0" w:color="001A70"/>
              <w:left w:val="single" w:sz="6" w:space="0" w:color="001A70"/>
              <w:bottom w:val="single" w:sz="6" w:space="0" w:color="001A70"/>
              <w:right w:val="single" w:sz="6" w:space="0" w:color="001A70"/>
            </w:tcBorders>
            <w:shd w:val="clear" w:color="auto" w:fill="FFFFFF" w:themeFill="background1"/>
            <w:vAlign w:val="center"/>
            <w:hideMark/>
          </w:tcPr>
          <w:p w14:paraId="742E9486" w14:textId="77777777" w:rsidR="003331FF" w:rsidRPr="000F6592" w:rsidRDefault="003331FF" w:rsidP="003331FF">
            <w:pPr>
              <w:rPr>
                <w:b/>
                <w:bCs/>
                <w:color w:val="2B2B2B" w:themeColor="text1" w:themeShade="80"/>
              </w:rPr>
            </w:pPr>
            <w:r w:rsidRPr="000F6592">
              <w:rPr>
                <w:b/>
                <w:bCs/>
                <w:color w:val="2B2B2B" w:themeColor="text1" w:themeShade="80"/>
              </w:rPr>
              <w:t>Rédhibitoire</w:t>
            </w:r>
          </w:p>
        </w:tc>
        <w:tc>
          <w:tcPr>
            <w:tcW w:w="3783" w:type="dxa"/>
            <w:tcBorders>
              <w:top w:val="single" w:sz="6" w:space="0" w:color="001A70"/>
              <w:left w:val="single" w:sz="6" w:space="0" w:color="001A70"/>
              <w:bottom w:val="single" w:sz="6" w:space="0" w:color="001A70"/>
              <w:right w:val="single" w:sz="6" w:space="0" w:color="001A70"/>
            </w:tcBorders>
            <w:shd w:val="clear" w:color="auto" w:fill="FFFFFF" w:themeFill="background1"/>
            <w:hideMark/>
          </w:tcPr>
          <w:p w14:paraId="3A04C64D" w14:textId="77777777" w:rsidR="003331FF" w:rsidRPr="000F6592" w:rsidRDefault="003331FF" w:rsidP="003331FF">
            <w:pPr>
              <w:rPr>
                <w:b/>
                <w:bCs/>
                <w:color w:val="2B2B2B" w:themeColor="text1" w:themeShade="80"/>
              </w:rPr>
            </w:pPr>
            <w:r w:rsidRPr="000F6592">
              <w:rPr>
                <w:color w:val="2B2B2B" w:themeColor="text1" w:themeShade="80"/>
              </w:rPr>
              <w:t>Python</w:t>
            </w:r>
          </w:p>
        </w:tc>
        <w:tc>
          <w:tcPr>
            <w:tcW w:w="4319" w:type="dxa"/>
            <w:tcBorders>
              <w:top w:val="single" w:sz="6" w:space="0" w:color="001A70"/>
              <w:left w:val="single" w:sz="6" w:space="0" w:color="001A70"/>
              <w:bottom w:val="single" w:sz="6" w:space="0" w:color="001A70"/>
              <w:right w:val="single" w:sz="6" w:space="0" w:color="001A70"/>
            </w:tcBorders>
            <w:shd w:val="clear" w:color="auto" w:fill="FFFFFF" w:themeFill="background1"/>
          </w:tcPr>
          <w:p w14:paraId="33136B75" w14:textId="6326A78F" w:rsidR="003331FF" w:rsidRPr="000F6592" w:rsidRDefault="003331FF" w:rsidP="003331FF">
            <w:pPr>
              <w:rPr>
                <w:color w:val="2B2B2B" w:themeColor="text1" w:themeShade="80"/>
              </w:rPr>
            </w:pPr>
            <w:r w:rsidRPr="000F6592">
              <w:rPr>
                <w:highlight w:val="yellow"/>
                <w:shd w:val="clear" w:color="auto" w:fill="FFFFFF"/>
              </w:rPr>
              <w:t>A compléter par le TITULAIRE</w:t>
            </w:r>
            <w:r w:rsidRPr="000F6592">
              <w:rPr>
                <w:shd w:val="clear" w:color="auto" w:fill="FFFFFF"/>
              </w:rPr>
              <w:t xml:space="preserve"> </w:t>
            </w:r>
          </w:p>
        </w:tc>
      </w:tr>
      <w:tr w:rsidR="003331FF" w:rsidRPr="000F6592" w14:paraId="524ABCCD" w14:textId="0B0E2B9F" w:rsidTr="003331FF">
        <w:trPr>
          <w:trHeight w:val="420"/>
        </w:trPr>
        <w:tc>
          <w:tcPr>
            <w:tcW w:w="873" w:type="dxa"/>
            <w:gridSpan w:val="2"/>
            <w:tcBorders>
              <w:top w:val="single" w:sz="6" w:space="0" w:color="001A70"/>
              <w:left w:val="single" w:sz="6" w:space="0" w:color="001A70"/>
              <w:bottom w:val="single" w:sz="6" w:space="0" w:color="001A70"/>
              <w:right w:val="single" w:sz="6" w:space="0" w:color="001A70"/>
            </w:tcBorders>
            <w:shd w:val="clear" w:color="auto" w:fill="FFFFFF" w:themeFill="background1"/>
            <w:vAlign w:val="center"/>
            <w:hideMark/>
          </w:tcPr>
          <w:p w14:paraId="5E2BFB4E" w14:textId="77777777" w:rsidR="003331FF" w:rsidRPr="000F6592" w:rsidRDefault="003331FF" w:rsidP="003331FF">
            <w:pPr>
              <w:rPr>
                <w:b/>
                <w:bCs/>
                <w:color w:val="2B2B2B" w:themeColor="text1" w:themeShade="80"/>
              </w:rPr>
            </w:pPr>
            <w:r w:rsidRPr="000F6592">
              <w:rPr>
                <w:b/>
                <w:bCs/>
                <w:color w:val="2B2B2B" w:themeColor="text1" w:themeShade="80"/>
              </w:rPr>
              <w:t>27</w:t>
            </w:r>
          </w:p>
        </w:tc>
        <w:tc>
          <w:tcPr>
            <w:tcW w:w="1231" w:type="dxa"/>
            <w:tcBorders>
              <w:top w:val="single" w:sz="6" w:space="0" w:color="001A70"/>
              <w:left w:val="single" w:sz="6" w:space="0" w:color="001A70"/>
              <w:bottom w:val="single" w:sz="6" w:space="0" w:color="001A70"/>
              <w:right w:val="single" w:sz="6" w:space="0" w:color="001A70"/>
            </w:tcBorders>
            <w:shd w:val="clear" w:color="auto" w:fill="FFFFFF" w:themeFill="background1"/>
            <w:vAlign w:val="center"/>
            <w:hideMark/>
          </w:tcPr>
          <w:p w14:paraId="5854BF9E" w14:textId="77777777" w:rsidR="003331FF" w:rsidRPr="000F6592" w:rsidRDefault="003331FF" w:rsidP="003331FF">
            <w:pPr>
              <w:rPr>
                <w:b/>
                <w:bCs/>
                <w:color w:val="2B2B2B" w:themeColor="text1" w:themeShade="80"/>
              </w:rPr>
            </w:pPr>
            <w:r w:rsidRPr="000F6592">
              <w:rPr>
                <w:b/>
                <w:bCs/>
                <w:color w:val="2B2B2B" w:themeColor="text1" w:themeShade="80"/>
              </w:rPr>
              <w:t>Rédhibitoire</w:t>
            </w:r>
          </w:p>
        </w:tc>
        <w:tc>
          <w:tcPr>
            <w:tcW w:w="3783" w:type="dxa"/>
            <w:tcBorders>
              <w:top w:val="single" w:sz="6" w:space="0" w:color="001A70"/>
              <w:left w:val="single" w:sz="6" w:space="0" w:color="001A70"/>
              <w:bottom w:val="single" w:sz="6" w:space="0" w:color="001A70"/>
              <w:right w:val="single" w:sz="6" w:space="0" w:color="001A70"/>
            </w:tcBorders>
            <w:shd w:val="clear" w:color="auto" w:fill="FFFFFF" w:themeFill="background1"/>
            <w:hideMark/>
          </w:tcPr>
          <w:p w14:paraId="4647F9E6" w14:textId="77777777" w:rsidR="003331FF" w:rsidRPr="000F6592" w:rsidRDefault="003331FF" w:rsidP="003331FF">
            <w:pPr>
              <w:rPr>
                <w:b/>
                <w:bCs/>
                <w:color w:val="2B2B2B" w:themeColor="text1" w:themeShade="80"/>
              </w:rPr>
            </w:pPr>
            <w:r w:rsidRPr="000F6592">
              <w:rPr>
                <w:color w:val="2B2B2B" w:themeColor="text1" w:themeShade="80"/>
              </w:rPr>
              <w:t>APIs REST</w:t>
            </w:r>
          </w:p>
        </w:tc>
        <w:tc>
          <w:tcPr>
            <w:tcW w:w="4319" w:type="dxa"/>
            <w:tcBorders>
              <w:top w:val="single" w:sz="6" w:space="0" w:color="001A70"/>
              <w:left w:val="single" w:sz="6" w:space="0" w:color="001A70"/>
              <w:bottom w:val="single" w:sz="6" w:space="0" w:color="001A70"/>
              <w:right w:val="single" w:sz="6" w:space="0" w:color="001A70"/>
            </w:tcBorders>
            <w:shd w:val="clear" w:color="auto" w:fill="FFFFFF" w:themeFill="background1"/>
          </w:tcPr>
          <w:p w14:paraId="39AC1B26" w14:textId="5CF70598" w:rsidR="003331FF" w:rsidRPr="000F6592" w:rsidRDefault="003331FF" w:rsidP="003331FF">
            <w:pPr>
              <w:rPr>
                <w:color w:val="2B2B2B" w:themeColor="text1" w:themeShade="80"/>
              </w:rPr>
            </w:pPr>
            <w:r w:rsidRPr="000F6592">
              <w:rPr>
                <w:highlight w:val="yellow"/>
                <w:shd w:val="clear" w:color="auto" w:fill="FFFFFF"/>
              </w:rPr>
              <w:t>A compléter par le TITULAIRE</w:t>
            </w:r>
            <w:r w:rsidRPr="000F6592">
              <w:rPr>
                <w:shd w:val="clear" w:color="auto" w:fill="FFFFFF"/>
              </w:rPr>
              <w:t xml:space="preserve"> </w:t>
            </w:r>
          </w:p>
        </w:tc>
      </w:tr>
      <w:tr w:rsidR="003331FF" w:rsidRPr="000F6592" w14:paraId="0BE73AEE" w14:textId="1A9A56FA" w:rsidTr="003331FF">
        <w:trPr>
          <w:trHeight w:val="420"/>
        </w:trPr>
        <w:tc>
          <w:tcPr>
            <w:tcW w:w="873" w:type="dxa"/>
            <w:gridSpan w:val="2"/>
            <w:tcBorders>
              <w:top w:val="single" w:sz="6" w:space="0" w:color="001A70"/>
              <w:left w:val="single" w:sz="6" w:space="0" w:color="001A70"/>
              <w:bottom w:val="single" w:sz="6" w:space="0" w:color="001A70"/>
              <w:right w:val="single" w:sz="6" w:space="0" w:color="001A70"/>
            </w:tcBorders>
            <w:shd w:val="clear" w:color="auto" w:fill="FFFFFF" w:themeFill="background1"/>
            <w:vAlign w:val="center"/>
            <w:hideMark/>
          </w:tcPr>
          <w:p w14:paraId="1839F2EB" w14:textId="77777777" w:rsidR="003331FF" w:rsidRPr="000F6592" w:rsidRDefault="003331FF" w:rsidP="003331FF">
            <w:pPr>
              <w:rPr>
                <w:b/>
                <w:bCs/>
                <w:color w:val="2B2B2B" w:themeColor="text1" w:themeShade="80"/>
              </w:rPr>
            </w:pPr>
            <w:r w:rsidRPr="000F6592">
              <w:rPr>
                <w:b/>
                <w:bCs/>
                <w:color w:val="2B2B2B" w:themeColor="text1" w:themeShade="80"/>
              </w:rPr>
              <w:t>28</w:t>
            </w:r>
          </w:p>
        </w:tc>
        <w:tc>
          <w:tcPr>
            <w:tcW w:w="1231" w:type="dxa"/>
            <w:tcBorders>
              <w:top w:val="single" w:sz="6" w:space="0" w:color="001A70"/>
              <w:left w:val="single" w:sz="6" w:space="0" w:color="001A70"/>
              <w:bottom w:val="single" w:sz="6" w:space="0" w:color="001A70"/>
              <w:right w:val="single" w:sz="6" w:space="0" w:color="001A70"/>
            </w:tcBorders>
            <w:shd w:val="clear" w:color="auto" w:fill="FFFFFF" w:themeFill="background1"/>
            <w:vAlign w:val="center"/>
            <w:hideMark/>
          </w:tcPr>
          <w:p w14:paraId="0228F12C" w14:textId="77777777" w:rsidR="003331FF" w:rsidRPr="000F6592" w:rsidRDefault="003331FF" w:rsidP="003331FF">
            <w:pPr>
              <w:rPr>
                <w:b/>
                <w:bCs/>
                <w:color w:val="2B2B2B" w:themeColor="text1" w:themeShade="80"/>
              </w:rPr>
            </w:pPr>
            <w:r w:rsidRPr="000F6592">
              <w:rPr>
                <w:b/>
                <w:bCs/>
                <w:color w:val="2B2B2B" w:themeColor="text1" w:themeShade="80"/>
              </w:rPr>
              <w:t>Principale </w:t>
            </w:r>
          </w:p>
        </w:tc>
        <w:tc>
          <w:tcPr>
            <w:tcW w:w="3783" w:type="dxa"/>
            <w:tcBorders>
              <w:top w:val="single" w:sz="6" w:space="0" w:color="001A70"/>
              <w:left w:val="single" w:sz="6" w:space="0" w:color="001A70"/>
              <w:bottom w:val="single" w:sz="6" w:space="0" w:color="001A70"/>
              <w:right w:val="single" w:sz="6" w:space="0" w:color="001A70"/>
            </w:tcBorders>
            <w:shd w:val="clear" w:color="auto" w:fill="FFFFFF" w:themeFill="background1"/>
            <w:hideMark/>
          </w:tcPr>
          <w:p w14:paraId="77B8E99E" w14:textId="77777777" w:rsidR="003331FF" w:rsidRPr="000F6592" w:rsidRDefault="003331FF" w:rsidP="003331FF">
            <w:pPr>
              <w:rPr>
                <w:b/>
                <w:bCs/>
                <w:color w:val="2B2B2B" w:themeColor="text1" w:themeShade="80"/>
              </w:rPr>
            </w:pPr>
            <w:r w:rsidRPr="000F6592">
              <w:rPr>
                <w:color w:val="2B2B2B" w:themeColor="text1" w:themeShade="80"/>
              </w:rPr>
              <w:t>FastAPI</w:t>
            </w:r>
          </w:p>
        </w:tc>
        <w:tc>
          <w:tcPr>
            <w:tcW w:w="4319" w:type="dxa"/>
            <w:tcBorders>
              <w:top w:val="single" w:sz="6" w:space="0" w:color="001A70"/>
              <w:left w:val="single" w:sz="6" w:space="0" w:color="001A70"/>
              <w:bottom w:val="single" w:sz="6" w:space="0" w:color="001A70"/>
              <w:right w:val="single" w:sz="6" w:space="0" w:color="001A70"/>
            </w:tcBorders>
            <w:shd w:val="clear" w:color="auto" w:fill="FFFFFF" w:themeFill="background1"/>
          </w:tcPr>
          <w:p w14:paraId="2E0763F4" w14:textId="0B9E8099" w:rsidR="003331FF" w:rsidRPr="000F6592" w:rsidRDefault="003331FF" w:rsidP="003331FF">
            <w:pPr>
              <w:rPr>
                <w:color w:val="2B2B2B" w:themeColor="text1" w:themeShade="80"/>
              </w:rPr>
            </w:pPr>
            <w:r w:rsidRPr="000F6592">
              <w:rPr>
                <w:highlight w:val="yellow"/>
                <w:shd w:val="clear" w:color="auto" w:fill="FFFFFF"/>
              </w:rPr>
              <w:t>A compléter par le TITULAIRE</w:t>
            </w:r>
            <w:r w:rsidRPr="000F6592">
              <w:rPr>
                <w:shd w:val="clear" w:color="auto" w:fill="FFFFFF"/>
              </w:rPr>
              <w:t xml:space="preserve"> </w:t>
            </w:r>
          </w:p>
        </w:tc>
      </w:tr>
      <w:tr w:rsidR="003331FF" w:rsidRPr="000F6592" w14:paraId="40A50A25" w14:textId="6C9244C8" w:rsidTr="003331FF">
        <w:trPr>
          <w:trHeight w:val="420"/>
        </w:trPr>
        <w:tc>
          <w:tcPr>
            <w:tcW w:w="873" w:type="dxa"/>
            <w:gridSpan w:val="2"/>
            <w:tcBorders>
              <w:top w:val="single" w:sz="6" w:space="0" w:color="001A70"/>
              <w:left w:val="single" w:sz="6" w:space="0" w:color="001A70"/>
              <w:bottom w:val="single" w:sz="6" w:space="0" w:color="001A70"/>
              <w:right w:val="single" w:sz="6" w:space="0" w:color="001A70"/>
            </w:tcBorders>
            <w:shd w:val="clear" w:color="auto" w:fill="FFFFFF" w:themeFill="background1"/>
            <w:vAlign w:val="center"/>
            <w:hideMark/>
          </w:tcPr>
          <w:p w14:paraId="40CC6F7D" w14:textId="77777777" w:rsidR="003331FF" w:rsidRPr="000F6592" w:rsidRDefault="003331FF" w:rsidP="003331FF">
            <w:pPr>
              <w:rPr>
                <w:b/>
                <w:bCs/>
                <w:color w:val="2B2B2B" w:themeColor="text1" w:themeShade="80"/>
              </w:rPr>
            </w:pPr>
            <w:r w:rsidRPr="000F6592">
              <w:rPr>
                <w:b/>
                <w:bCs/>
                <w:color w:val="2B2B2B" w:themeColor="text1" w:themeShade="80"/>
              </w:rPr>
              <w:t>29</w:t>
            </w:r>
          </w:p>
        </w:tc>
        <w:tc>
          <w:tcPr>
            <w:tcW w:w="1231" w:type="dxa"/>
            <w:tcBorders>
              <w:top w:val="single" w:sz="6" w:space="0" w:color="001A70"/>
              <w:left w:val="single" w:sz="6" w:space="0" w:color="001A70"/>
              <w:bottom w:val="single" w:sz="6" w:space="0" w:color="001A70"/>
              <w:right w:val="single" w:sz="6" w:space="0" w:color="001A70"/>
            </w:tcBorders>
            <w:shd w:val="clear" w:color="auto" w:fill="FFFFFF" w:themeFill="background1"/>
            <w:vAlign w:val="center"/>
            <w:hideMark/>
          </w:tcPr>
          <w:p w14:paraId="7DDDDCA2" w14:textId="77777777" w:rsidR="003331FF" w:rsidRPr="000F6592" w:rsidRDefault="003331FF" w:rsidP="003331FF">
            <w:pPr>
              <w:rPr>
                <w:b/>
                <w:bCs/>
                <w:color w:val="2B2B2B" w:themeColor="text1" w:themeShade="80"/>
              </w:rPr>
            </w:pPr>
            <w:r w:rsidRPr="000F6592">
              <w:rPr>
                <w:b/>
                <w:bCs/>
                <w:color w:val="2B2B2B" w:themeColor="text1" w:themeShade="80"/>
              </w:rPr>
              <w:t>Rédhibitoire</w:t>
            </w:r>
          </w:p>
        </w:tc>
        <w:tc>
          <w:tcPr>
            <w:tcW w:w="3783" w:type="dxa"/>
            <w:tcBorders>
              <w:top w:val="single" w:sz="6" w:space="0" w:color="001A70"/>
              <w:left w:val="single" w:sz="6" w:space="0" w:color="001A70"/>
              <w:bottom w:val="single" w:sz="6" w:space="0" w:color="001A70"/>
              <w:right w:val="single" w:sz="6" w:space="0" w:color="001A70"/>
            </w:tcBorders>
            <w:shd w:val="clear" w:color="auto" w:fill="FFFFFF" w:themeFill="background1"/>
            <w:hideMark/>
          </w:tcPr>
          <w:p w14:paraId="436624F8" w14:textId="77777777" w:rsidR="003331FF" w:rsidRPr="000F6592" w:rsidRDefault="003331FF" w:rsidP="003331FF">
            <w:pPr>
              <w:rPr>
                <w:b/>
                <w:bCs/>
                <w:color w:val="2B2B2B" w:themeColor="text1" w:themeShade="80"/>
              </w:rPr>
            </w:pPr>
            <w:r w:rsidRPr="000F6592">
              <w:rPr>
                <w:color w:val="2B2B2B" w:themeColor="text1" w:themeShade="80"/>
              </w:rPr>
              <w:t>MCP (Model Context Protocol)</w:t>
            </w:r>
          </w:p>
        </w:tc>
        <w:tc>
          <w:tcPr>
            <w:tcW w:w="4319" w:type="dxa"/>
            <w:tcBorders>
              <w:top w:val="single" w:sz="6" w:space="0" w:color="001A70"/>
              <w:left w:val="single" w:sz="6" w:space="0" w:color="001A70"/>
              <w:bottom w:val="single" w:sz="6" w:space="0" w:color="001A70"/>
              <w:right w:val="single" w:sz="6" w:space="0" w:color="001A70"/>
            </w:tcBorders>
            <w:shd w:val="clear" w:color="auto" w:fill="FFFFFF" w:themeFill="background1"/>
          </w:tcPr>
          <w:p w14:paraId="42658EE3" w14:textId="5AB82208" w:rsidR="003331FF" w:rsidRPr="000F6592" w:rsidRDefault="003331FF" w:rsidP="003331FF">
            <w:pPr>
              <w:rPr>
                <w:color w:val="2B2B2B" w:themeColor="text1" w:themeShade="80"/>
              </w:rPr>
            </w:pPr>
            <w:r w:rsidRPr="000F6592">
              <w:rPr>
                <w:highlight w:val="yellow"/>
                <w:shd w:val="clear" w:color="auto" w:fill="FFFFFF"/>
              </w:rPr>
              <w:t>A compléter par le TITULAIRE</w:t>
            </w:r>
            <w:r w:rsidRPr="000F6592">
              <w:rPr>
                <w:shd w:val="clear" w:color="auto" w:fill="FFFFFF"/>
              </w:rPr>
              <w:t xml:space="preserve"> </w:t>
            </w:r>
          </w:p>
        </w:tc>
      </w:tr>
      <w:tr w:rsidR="003331FF" w:rsidRPr="000F6592" w14:paraId="6D8335EC" w14:textId="4D277966" w:rsidTr="003331FF">
        <w:trPr>
          <w:trHeight w:val="420"/>
        </w:trPr>
        <w:tc>
          <w:tcPr>
            <w:tcW w:w="873" w:type="dxa"/>
            <w:gridSpan w:val="2"/>
            <w:tcBorders>
              <w:top w:val="single" w:sz="6" w:space="0" w:color="001A70"/>
              <w:left w:val="single" w:sz="6" w:space="0" w:color="001A70"/>
              <w:bottom w:val="single" w:sz="6" w:space="0" w:color="001A70"/>
              <w:right w:val="single" w:sz="6" w:space="0" w:color="001A70"/>
            </w:tcBorders>
            <w:shd w:val="clear" w:color="auto" w:fill="FFFFFF" w:themeFill="background1"/>
            <w:vAlign w:val="center"/>
            <w:hideMark/>
          </w:tcPr>
          <w:p w14:paraId="1683154B" w14:textId="77777777" w:rsidR="003331FF" w:rsidRPr="000F6592" w:rsidRDefault="003331FF" w:rsidP="003331FF">
            <w:pPr>
              <w:rPr>
                <w:b/>
                <w:bCs/>
                <w:color w:val="2B2B2B" w:themeColor="text1" w:themeShade="80"/>
              </w:rPr>
            </w:pPr>
            <w:r w:rsidRPr="000F6592">
              <w:rPr>
                <w:b/>
                <w:bCs/>
                <w:color w:val="2B2B2B" w:themeColor="text1" w:themeShade="80"/>
              </w:rPr>
              <w:t>30</w:t>
            </w:r>
          </w:p>
        </w:tc>
        <w:tc>
          <w:tcPr>
            <w:tcW w:w="1231" w:type="dxa"/>
            <w:tcBorders>
              <w:top w:val="single" w:sz="6" w:space="0" w:color="001A70"/>
              <w:left w:val="single" w:sz="6" w:space="0" w:color="001A70"/>
              <w:bottom w:val="single" w:sz="6" w:space="0" w:color="001A70"/>
              <w:right w:val="single" w:sz="6" w:space="0" w:color="001A70"/>
            </w:tcBorders>
            <w:shd w:val="clear" w:color="auto" w:fill="FFFFFF" w:themeFill="background1"/>
            <w:vAlign w:val="center"/>
            <w:hideMark/>
          </w:tcPr>
          <w:p w14:paraId="3DD4AEA5" w14:textId="77777777" w:rsidR="003331FF" w:rsidRPr="000F6592" w:rsidRDefault="003331FF" w:rsidP="003331FF">
            <w:pPr>
              <w:rPr>
                <w:b/>
                <w:bCs/>
                <w:color w:val="2B2B2B" w:themeColor="text1" w:themeShade="80"/>
              </w:rPr>
            </w:pPr>
            <w:r w:rsidRPr="000F6592">
              <w:rPr>
                <w:b/>
                <w:bCs/>
                <w:color w:val="2B2B2B" w:themeColor="text1" w:themeShade="80"/>
              </w:rPr>
              <w:t>Principale </w:t>
            </w:r>
          </w:p>
        </w:tc>
        <w:tc>
          <w:tcPr>
            <w:tcW w:w="3783" w:type="dxa"/>
            <w:tcBorders>
              <w:top w:val="single" w:sz="6" w:space="0" w:color="001A70"/>
              <w:left w:val="single" w:sz="6" w:space="0" w:color="001A70"/>
              <w:bottom w:val="single" w:sz="6" w:space="0" w:color="001A70"/>
              <w:right w:val="single" w:sz="6" w:space="0" w:color="001A70"/>
            </w:tcBorders>
            <w:shd w:val="clear" w:color="auto" w:fill="FFFFFF" w:themeFill="background1"/>
            <w:hideMark/>
          </w:tcPr>
          <w:p w14:paraId="233CC5F6" w14:textId="77777777" w:rsidR="003331FF" w:rsidRPr="000F6592" w:rsidRDefault="003331FF" w:rsidP="003331FF">
            <w:pPr>
              <w:rPr>
                <w:b/>
                <w:bCs/>
                <w:color w:val="2B2B2B" w:themeColor="text1" w:themeShade="80"/>
              </w:rPr>
            </w:pPr>
            <w:r w:rsidRPr="000F6592">
              <w:rPr>
                <w:color w:val="2B2B2B" w:themeColor="text1" w:themeShade="80"/>
              </w:rPr>
              <w:t>Git</w:t>
            </w:r>
          </w:p>
        </w:tc>
        <w:tc>
          <w:tcPr>
            <w:tcW w:w="4319" w:type="dxa"/>
            <w:tcBorders>
              <w:top w:val="single" w:sz="6" w:space="0" w:color="001A70"/>
              <w:left w:val="single" w:sz="6" w:space="0" w:color="001A70"/>
              <w:bottom w:val="single" w:sz="6" w:space="0" w:color="001A70"/>
              <w:right w:val="single" w:sz="6" w:space="0" w:color="001A70"/>
            </w:tcBorders>
            <w:shd w:val="clear" w:color="auto" w:fill="FFFFFF" w:themeFill="background1"/>
          </w:tcPr>
          <w:p w14:paraId="7E691D36" w14:textId="64FE6C70" w:rsidR="003331FF" w:rsidRPr="000F6592" w:rsidRDefault="003331FF" w:rsidP="003331FF">
            <w:pPr>
              <w:rPr>
                <w:color w:val="2B2B2B" w:themeColor="text1" w:themeShade="80"/>
              </w:rPr>
            </w:pPr>
            <w:r w:rsidRPr="000F6592">
              <w:rPr>
                <w:highlight w:val="yellow"/>
                <w:shd w:val="clear" w:color="auto" w:fill="FFFFFF"/>
              </w:rPr>
              <w:t>A compléter par le TITULAIRE</w:t>
            </w:r>
            <w:r w:rsidRPr="000F6592">
              <w:rPr>
                <w:shd w:val="clear" w:color="auto" w:fill="FFFFFF"/>
              </w:rPr>
              <w:t xml:space="preserve"> </w:t>
            </w:r>
          </w:p>
        </w:tc>
      </w:tr>
      <w:tr w:rsidR="003331FF" w:rsidRPr="000F6592" w14:paraId="7EEF22B6" w14:textId="219294AF" w:rsidTr="003331FF">
        <w:trPr>
          <w:trHeight w:val="420"/>
        </w:trPr>
        <w:tc>
          <w:tcPr>
            <w:tcW w:w="873" w:type="dxa"/>
            <w:gridSpan w:val="2"/>
            <w:tcBorders>
              <w:top w:val="single" w:sz="6" w:space="0" w:color="001A70"/>
              <w:left w:val="single" w:sz="6" w:space="0" w:color="001A70"/>
              <w:bottom w:val="single" w:sz="6" w:space="0" w:color="001A70"/>
              <w:right w:val="single" w:sz="6" w:space="0" w:color="001A70"/>
            </w:tcBorders>
            <w:shd w:val="clear" w:color="auto" w:fill="FFFFFF" w:themeFill="background1"/>
            <w:vAlign w:val="center"/>
            <w:hideMark/>
          </w:tcPr>
          <w:p w14:paraId="5DB88A7B" w14:textId="77777777" w:rsidR="003331FF" w:rsidRPr="000F6592" w:rsidRDefault="003331FF" w:rsidP="003331FF">
            <w:pPr>
              <w:rPr>
                <w:b/>
                <w:bCs/>
                <w:color w:val="2B2B2B" w:themeColor="text1" w:themeShade="80"/>
              </w:rPr>
            </w:pPr>
            <w:r w:rsidRPr="000F6592">
              <w:rPr>
                <w:b/>
                <w:bCs/>
                <w:color w:val="2B2B2B" w:themeColor="text1" w:themeShade="80"/>
              </w:rPr>
              <w:t>31</w:t>
            </w:r>
          </w:p>
        </w:tc>
        <w:tc>
          <w:tcPr>
            <w:tcW w:w="1231" w:type="dxa"/>
            <w:tcBorders>
              <w:top w:val="single" w:sz="6" w:space="0" w:color="001A70"/>
              <w:left w:val="single" w:sz="6" w:space="0" w:color="001A70"/>
              <w:bottom w:val="single" w:sz="6" w:space="0" w:color="001A70"/>
              <w:right w:val="single" w:sz="6" w:space="0" w:color="001A70"/>
            </w:tcBorders>
            <w:shd w:val="clear" w:color="auto" w:fill="FFFFFF" w:themeFill="background1"/>
            <w:vAlign w:val="center"/>
            <w:hideMark/>
          </w:tcPr>
          <w:p w14:paraId="0BA57252" w14:textId="77777777" w:rsidR="003331FF" w:rsidRPr="000F6592" w:rsidRDefault="003331FF" w:rsidP="003331FF">
            <w:pPr>
              <w:rPr>
                <w:b/>
                <w:bCs/>
                <w:color w:val="2B2B2B" w:themeColor="text1" w:themeShade="80"/>
              </w:rPr>
            </w:pPr>
            <w:r w:rsidRPr="000F6592">
              <w:rPr>
                <w:b/>
                <w:bCs/>
                <w:color w:val="2B2B2B" w:themeColor="text1" w:themeShade="80"/>
              </w:rPr>
              <w:t>Principale </w:t>
            </w:r>
          </w:p>
        </w:tc>
        <w:tc>
          <w:tcPr>
            <w:tcW w:w="3783" w:type="dxa"/>
            <w:tcBorders>
              <w:top w:val="single" w:sz="6" w:space="0" w:color="001A70"/>
              <w:left w:val="single" w:sz="6" w:space="0" w:color="001A70"/>
              <w:bottom w:val="single" w:sz="6" w:space="0" w:color="001A70"/>
              <w:right w:val="single" w:sz="6" w:space="0" w:color="001A70"/>
            </w:tcBorders>
            <w:shd w:val="clear" w:color="auto" w:fill="FFFFFF" w:themeFill="background1"/>
            <w:hideMark/>
          </w:tcPr>
          <w:p w14:paraId="651F5AE6" w14:textId="77777777" w:rsidR="003331FF" w:rsidRPr="000F6592" w:rsidRDefault="003331FF" w:rsidP="003331FF">
            <w:pPr>
              <w:rPr>
                <w:b/>
                <w:bCs/>
                <w:color w:val="2B2B2B" w:themeColor="text1" w:themeShade="80"/>
              </w:rPr>
            </w:pPr>
            <w:r w:rsidRPr="000F6592">
              <w:rPr>
                <w:color w:val="2B2B2B" w:themeColor="text1" w:themeShade="80"/>
              </w:rPr>
              <w:t>Docker</w:t>
            </w:r>
          </w:p>
        </w:tc>
        <w:tc>
          <w:tcPr>
            <w:tcW w:w="4319" w:type="dxa"/>
            <w:tcBorders>
              <w:top w:val="single" w:sz="6" w:space="0" w:color="001A70"/>
              <w:left w:val="single" w:sz="6" w:space="0" w:color="001A70"/>
              <w:bottom w:val="single" w:sz="6" w:space="0" w:color="001A70"/>
              <w:right w:val="single" w:sz="6" w:space="0" w:color="001A70"/>
            </w:tcBorders>
            <w:shd w:val="clear" w:color="auto" w:fill="FFFFFF" w:themeFill="background1"/>
          </w:tcPr>
          <w:p w14:paraId="0F5EBEFD" w14:textId="0F92F53C" w:rsidR="003331FF" w:rsidRPr="000F6592" w:rsidRDefault="003331FF" w:rsidP="003331FF">
            <w:pPr>
              <w:rPr>
                <w:color w:val="2B2B2B" w:themeColor="text1" w:themeShade="80"/>
              </w:rPr>
            </w:pPr>
            <w:r w:rsidRPr="000F6592">
              <w:rPr>
                <w:highlight w:val="yellow"/>
                <w:shd w:val="clear" w:color="auto" w:fill="FFFFFF"/>
              </w:rPr>
              <w:t>A compléter par le TITULAIRE</w:t>
            </w:r>
            <w:r w:rsidRPr="000F6592">
              <w:rPr>
                <w:shd w:val="clear" w:color="auto" w:fill="FFFFFF"/>
              </w:rPr>
              <w:t xml:space="preserve"> </w:t>
            </w:r>
          </w:p>
        </w:tc>
      </w:tr>
      <w:tr w:rsidR="003331FF" w:rsidRPr="000F6592" w14:paraId="55935F65" w14:textId="40D1B957" w:rsidTr="003331FF">
        <w:trPr>
          <w:trHeight w:val="420"/>
        </w:trPr>
        <w:tc>
          <w:tcPr>
            <w:tcW w:w="873" w:type="dxa"/>
            <w:gridSpan w:val="2"/>
            <w:tcBorders>
              <w:top w:val="single" w:sz="6" w:space="0" w:color="001A70"/>
              <w:left w:val="single" w:sz="6" w:space="0" w:color="001A70"/>
              <w:bottom w:val="single" w:sz="6" w:space="0" w:color="001A70"/>
              <w:right w:val="single" w:sz="6" w:space="0" w:color="001A70"/>
            </w:tcBorders>
            <w:shd w:val="clear" w:color="auto" w:fill="FFFFFF" w:themeFill="background1"/>
            <w:vAlign w:val="center"/>
          </w:tcPr>
          <w:p w14:paraId="3713954E" w14:textId="77777777" w:rsidR="003331FF" w:rsidRPr="000F6592" w:rsidRDefault="003331FF" w:rsidP="003331FF">
            <w:pPr>
              <w:rPr>
                <w:b/>
                <w:bCs/>
                <w:color w:val="2B2B2B" w:themeColor="text1" w:themeShade="80"/>
              </w:rPr>
            </w:pPr>
            <w:r w:rsidRPr="000F6592">
              <w:rPr>
                <w:b/>
                <w:bCs/>
                <w:color w:val="2B2B2B" w:themeColor="text1" w:themeShade="80"/>
              </w:rPr>
              <w:t>32</w:t>
            </w:r>
          </w:p>
        </w:tc>
        <w:tc>
          <w:tcPr>
            <w:tcW w:w="1231" w:type="dxa"/>
            <w:tcBorders>
              <w:top w:val="single" w:sz="6" w:space="0" w:color="001A70"/>
              <w:left w:val="single" w:sz="6" w:space="0" w:color="001A70"/>
              <w:bottom w:val="single" w:sz="6" w:space="0" w:color="001A70"/>
              <w:right w:val="single" w:sz="6" w:space="0" w:color="001A70"/>
            </w:tcBorders>
            <w:shd w:val="clear" w:color="auto" w:fill="FFFFFF" w:themeFill="background1"/>
            <w:vAlign w:val="center"/>
          </w:tcPr>
          <w:p w14:paraId="0553AE7A" w14:textId="77777777" w:rsidR="003331FF" w:rsidRPr="000F6592" w:rsidRDefault="003331FF" w:rsidP="003331FF">
            <w:pPr>
              <w:rPr>
                <w:b/>
                <w:bCs/>
                <w:color w:val="2B2B2B" w:themeColor="text1" w:themeShade="80"/>
              </w:rPr>
            </w:pPr>
            <w:r w:rsidRPr="000F6592">
              <w:rPr>
                <w:b/>
                <w:bCs/>
                <w:color w:val="2B2B2B" w:themeColor="text1" w:themeShade="80"/>
              </w:rPr>
              <w:t>Apprécié</w:t>
            </w:r>
          </w:p>
        </w:tc>
        <w:tc>
          <w:tcPr>
            <w:tcW w:w="3783" w:type="dxa"/>
            <w:tcBorders>
              <w:top w:val="single" w:sz="6" w:space="0" w:color="001A70"/>
              <w:left w:val="single" w:sz="6" w:space="0" w:color="001A70"/>
              <w:bottom w:val="single" w:sz="6" w:space="0" w:color="001A70"/>
              <w:right w:val="single" w:sz="6" w:space="0" w:color="001A70"/>
            </w:tcBorders>
            <w:shd w:val="clear" w:color="auto" w:fill="FFFFFF" w:themeFill="background1"/>
          </w:tcPr>
          <w:p w14:paraId="76592953" w14:textId="77777777" w:rsidR="003331FF" w:rsidRPr="000F6592" w:rsidRDefault="003331FF" w:rsidP="003331FF">
            <w:pPr>
              <w:rPr>
                <w:color w:val="2B2B2B" w:themeColor="text1" w:themeShade="80"/>
              </w:rPr>
            </w:pPr>
            <w:r w:rsidRPr="000F6592">
              <w:rPr>
                <w:color w:val="2B2B2B" w:themeColor="text1" w:themeShade="80"/>
              </w:rPr>
              <w:t>Kubernetes</w:t>
            </w:r>
          </w:p>
        </w:tc>
        <w:tc>
          <w:tcPr>
            <w:tcW w:w="4319" w:type="dxa"/>
            <w:tcBorders>
              <w:top w:val="single" w:sz="6" w:space="0" w:color="001A70"/>
              <w:left w:val="single" w:sz="6" w:space="0" w:color="001A70"/>
              <w:bottom w:val="single" w:sz="6" w:space="0" w:color="001A70"/>
              <w:right w:val="single" w:sz="6" w:space="0" w:color="001A70"/>
            </w:tcBorders>
            <w:shd w:val="clear" w:color="auto" w:fill="FFFFFF" w:themeFill="background1"/>
          </w:tcPr>
          <w:p w14:paraId="48C018BE" w14:textId="13D6AB88" w:rsidR="003331FF" w:rsidRPr="000F6592" w:rsidRDefault="003331FF" w:rsidP="003331FF">
            <w:pPr>
              <w:rPr>
                <w:color w:val="2B2B2B" w:themeColor="text1" w:themeShade="80"/>
              </w:rPr>
            </w:pPr>
            <w:r w:rsidRPr="000F6592">
              <w:rPr>
                <w:highlight w:val="yellow"/>
                <w:shd w:val="clear" w:color="auto" w:fill="FFFFFF"/>
              </w:rPr>
              <w:t>A compléter par le TITULAIRE</w:t>
            </w:r>
            <w:r w:rsidRPr="000F6592">
              <w:rPr>
                <w:shd w:val="clear" w:color="auto" w:fill="FFFFFF"/>
              </w:rPr>
              <w:t xml:space="preserve"> </w:t>
            </w:r>
          </w:p>
        </w:tc>
      </w:tr>
      <w:tr w:rsidR="003331FF" w:rsidRPr="000F6592" w14:paraId="2151A6B7" w14:textId="0C821E92" w:rsidTr="003331FF">
        <w:trPr>
          <w:trHeight w:val="420"/>
        </w:trPr>
        <w:tc>
          <w:tcPr>
            <w:tcW w:w="873" w:type="dxa"/>
            <w:gridSpan w:val="2"/>
            <w:tcBorders>
              <w:top w:val="single" w:sz="6" w:space="0" w:color="001A70"/>
              <w:left w:val="single" w:sz="6" w:space="0" w:color="001A70"/>
              <w:bottom w:val="single" w:sz="6" w:space="0" w:color="001A70"/>
              <w:right w:val="single" w:sz="6" w:space="0" w:color="001A70"/>
            </w:tcBorders>
            <w:shd w:val="clear" w:color="auto" w:fill="FFFFFF" w:themeFill="background1"/>
            <w:vAlign w:val="center"/>
          </w:tcPr>
          <w:p w14:paraId="11BF847B" w14:textId="77777777" w:rsidR="003331FF" w:rsidRPr="000F6592" w:rsidRDefault="003331FF" w:rsidP="003331FF">
            <w:pPr>
              <w:rPr>
                <w:b/>
                <w:bCs/>
                <w:color w:val="2B2B2B" w:themeColor="text1" w:themeShade="80"/>
              </w:rPr>
            </w:pPr>
            <w:r w:rsidRPr="000F6592">
              <w:rPr>
                <w:b/>
                <w:bCs/>
                <w:color w:val="2B2B2B" w:themeColor="text1" w:themeShade="80"/>
              </w:rPr>
              <w:t>33</w:t>
            </w:r>
          </w:p>
        </w:tc>
        <w:tc>
          <w:tcPr>
            <w:tcW w:w="1231" w:type="dxa"/>
            <w:tcBorders>
              <w:top w:val="single" w:sz="6" w:space="0" w:color="001A70"/>
              <w:left w:val="single" w:sz="6" w:space="0" w:color="001A70"/>
              <w:bottom w:val="single" w:sz="6" w:space="0" w:color="001A70"/>
              <w:right w:val="single" w:sz="6" w:space="0" w:color="001A70"/>
            </w:tcBorders>
            <w:shd w:val="clear" w:color="auto" w:fill="FFFFFF" w:themeFill="background1"/>
          </w:tcPr>
          <w:p w14:paraId="7B4A0D8A" w14:textId="77777777" w:rsidR="003331FF" w:rsidRPr="000F6592" w:rsidRDefault="003331FF" w:rsidP="003331FF">
            <w:pPr>
              <w:rPr>
                <w:b/>
                <w:bCs/>
                <w:color w:val="2B2B2B" w:themeColor="text1" w:themeShade="80"/>
              </w:rPr>
            </w:pPr>
            <w:r w:rsidRPr="000F6592">
              <w:rPr>
                <w:b/>
                <w:bCs/>
                <w:color w:val="2B2B2B" w:themeColor="text1" w:themeShade="80"/>
              </w:rPr>
              <w:t>Principale </w:t>
            </w:r>
          </w:p>
        </w:tc>
        <w:tc>
          <w:tcPr>
            <w:tcW w:w="3783" w:type="dxa"/>
            <w:tcBorders>
              <w:top w:val="single" w:sz="6" w:space="0" w:color="001A70"/>
              <w:left w:val="single" w:sz="6" w:space="0" w:color="001A70"/>
              <w:bottom w:val="single" w:sz="6" w:space="0" w:color="001A70"/>
              <w:right w:val="single" w:sz="6" w:space="0" w:color="001A70"/>
            </w:tcBorders>
            <w:shd w:val="clear" w:color="auto" w:fill="FFFFFF" w:themeFill="background1"/>
          </w:tcPr>
          <w:p w14:paraId="62F66370" w14:textId="77777777" w:rsidR="003331FF" w:rsidRPr="000F6592" w:rsidRDefault="003331FF" w:rsidP="003331FF">
            <w:pPr>
              <w:rPr>
                <w:color w:val="2B2B2B" w:themeColor="text1" w:themeShade="80"/>
              </w:rPr>
            </w:pPr>
            <w:r w:rsidRPr="000F6592">
              <w:rPr>
                <w:color w:val="2B2B2B" w:themeColor="text1" w:themeShade="80"/>
              </w:rPr>
              <w:t>Linux</w:t>
            </w:r>
          </w:p>
        </w:tc>
        <w:tc>
          <w:tcPr>
            <w:tcW w:w="4319" w:type="dxa"/>
            <w:tcBorders>
              <w:top w:val="single" w:sz="6" w:space="0" w:color="001A70"/>
              <w:left w:val="single" w:sz="6" w:space="0" w:color="001A70"/>
              <w:bottom w:val="single" w:sz="6" w:space="0" w:color="001A70"/>
              <w:right w:val="single" w:sz="6" w:space="0" w:color="001A70"/>
            </w:tcBorders>
            <w:shd w:val="clear" w:color="auto" w:fill="FFFFFF" w:themeFill="background1"/>
          </w:tcPr>
          <w:p w14:paraId="76DB8FF1" w14:textId="2D7F44BE" w:rsidR="003331FF" w:rsidRPr="000F6592" w:rsidRDefault="003331FF" w:rsidP="003331FF">
            <w:pPr>
              <w:rPr>
                <w:color w:val="2B2B2B" w:themeColor="text1" w:themeShade="80"/>
              </w:rPr>
            </w:pPr>
            <w:r w:rsidRPr="000F6592">
              <w:rPr>
                <w:highlight w:val="yellow"/>
                <w:shd w:val="clear" w:color="auto" w:fill="FFFFFF"/>
              </w:rPr>
              <w:t>A compléter par le TITULAIRE</w:t>
            </w:r>
            <w:r w:rsidRPr="000F6592">
              <w:rPr>
                <w:shd w:val="clear" w:color="auto" w:fill="FFFFFF"/>
              </w:rPr>
              <w:t xml:space="preserve"> </w:t>
            </w:r>
          </w:p>
        </w:tc>
      </w:tr>
      <w:tr w:rsidR="003331FF" w:rsidRPr="000F6592" w14:paraId="53AC07DB" w14:textId="602E06A3" w:rsidTr="003331FF">
        <w:trPr>
          <w:trHeight w:val="420"/>
        </w:trPr>
        <w:tc>
          <w:tcPr>
            <w:tcW w:w="873" w:type="dxa"/>
            <w:gridSpan w:val="2"/>
            <w:tcBorders>
              <w:top w:val="single" w:sz="6" w:space="0" w:color="001A70"/>
              <w:left w:val="single" w:sz="6" w:space="0" w:color="001A70"/>
              <w:bottom w:val="single" w:sz="6" w:space="0" w:color="001A70"/>
              <w:right w:val="single" w:sz="6" w:space="0" w:color="001A70"/>
            </w:tcBorders>
            <w:shd w:val="clear" w:color="auto" w:fill="FFFFFF" w:themeFill="background1"/>
            <w:vAlign w:val="center"/>
          </w:tcPr>
          <w:p w14:paraId="54758AF4" w14:textId="77777777" w:rsidR="003331FF" w:rsidRPr="000F6592" w:rsidRDefault="003331FF" w:rsidP="003331FF">
            <w:pPr>
              <w:rPr>
                <w:b/>
                <w:bCs/>
                <w:color w:val="2B2B2B" w:themeColor="text1" w:themeShade="80"/>
              </w:rPr>
            </w:pPr>
            <w:r w:rsidRPr="000F6592">
              <w:rPr>
                <w:b/>
                <w:bCs/>
                <w:color w:val="2B2B2B" w:themeColor="text1" w:themeShade="80"/>
              </w:rPr>
              <w:t>34</w:t>
            </w:r>
          </w:p>
        </w:tc>
        <w:tc>
          <w:tcPr>
            <w:tcW w:w="1231" w:type="dxa"/>
            <w:tcBorders>
              <w:top w:val="single" w:sz="6" w:space="0" w:color="001A70"/>
              <w:left w:val="single" w:sz="6" w:space="0" w:color="001A70"/>
              <w:bottom w:val="single" w:sz="6" w:space="0" w:color="001A70"/>
              <w:right w:val="single" w:sz="6" w:space="0" w:color="001A70"/>
            </w:tcBorders>
            <w:shd w:val="clear" w:color="auto" w:fill="FFFFFF" w:themeFill="background1"/>
          </w:tcPr>
          <w:p w14:paraId="3C608FA1" w14:textId="77777777" w:rsidR="003331FF" w:rsidRPr="000F6592" w:rsidRDefault="003331FF" w:rsidP="003331FF">
            <w:pPr>
              <w:rPr>
                <w:b/>
                <w:bCs/>
                <w:color w:val="2B2B2B" w:themeColor="text1" w:themeShade="80"/>
              </w:rPr>
            </w:pPr>
            <w:r w:rsidRPr="000F6592">
              <w:rPr>
                <w:b/>
                <w:bCs/>
                <w:color w:val="2B2B2B" w:themeColor="text1" w:themeShade="80"/>
              </w:rPr>
              <w:t>Principale </w:t>
            </w:r>
          </w:p>
        </w:tc>
        <w:tc>
          <w:tcPr>
            <w:tcW w:w="3783" w:type="dxa"/>
            <w:tcBorders>
              <w:top w:val="single" w:sz="6" w:space="0" w:color="001A70"/>
              <w:left w:val="single" w:sz="6" w:space="0" w:color="001A70"/>
              <w:bottom w:val="single" w:sz="6" w:space="0" w:color="001A70"/>
              <w:right w:val="single" w:sz="6" w:space="0" w:color="001A70"/>
            </w:tcBorders>
            <w:shd w:val="clear" w:color="auto" w:fill="FFFFFF" w:themeFill="background1"/>
          </w:tcPr>
          <w:p w14:paraId="5F72D6EC" w14:textId="77777777" w:rsidR="003331FF" w:rsidRPr="000F6592" w:rsidRDefault="003331FF" w:rsidP="003331FF">
            <w:pPr>
              <w:rPr>
                <w:color w:val="2B2B2B" w:themeColor="text1" w:themeShade="80"/>
              </w:rPr>
            </w:pPr>
            <w:r w:rsidRPr="000F6592">
              <w:rPr>
                <w:color w:val="2B2B2B" w:themeColor="text1" w:themeShade="80"/>
              </w:rPr>
              <w:t>Architecture applicative</w:t>
            </w:r>
          </w:p>
        </w:tc>
        <w:tc>
          <w:tcPr>
            <w:tcW w:w="4319" w:type="dxa"/>
            <w:tcBorders>
              <w:top w:val="single" w:sz="6" w:space="0" w:color="001A70"/>
              <w:left w:val="single" w:sz="6" w:space="0" w:color="001A70"/>
              <w:bottom w:val="single" w:sz="6" w:space="0" w:color="001A70"/>
              <w:right w:val="single" w:sz="6" w:space="0" w:color="001A70"/>
            </w:tcBorders>
            <w:shd w:val="clear" w:color="auto" w:fill="FFFFFF" w:themeFill="background1"/>
          </w:tcPr>
          <w:p w14:paraId="60C17F3E" w14:textId="067CF9AE" w:rsidR="003331FF" w:rsidRPr="000F6592" w:rsidRDefault="003331FF" w:rsidP="003331FF">
            <w:pPr>
              <w:rPr>
                <w:color w:val="2B2B2B" w:themeColor="text1" w:themeShade="80"/>
              </w:rPr>
            </w:pPr>
            <w:r w:rsidRPr="000F6592">
              <w:rPr>
                <w:highlight w:val="yellow"/>
                <w:shd w:val="clear" w:color="auto" w:fill="FFFFFF"/>
              </w:rPr>
              <w:t>A compléter par le TITULAIRE</w:t>
            </w:r>
            <w:r w:rsidRPr="000F6592">
              <w:rPr>
                <w:shd w:val="clear" w:color="auto" w:fill="FFFFFF"/>
              </w:rPr>
              <w:t xml:space="preserve"> </w:t>
            </w:r>
          </w:p>
        </w:tc>
      </w:tr>
    </w:tbl>
    <w:p w14:paraId="2F32262D" w14:textId="77777777" w:rsidR="00F40715" w:rsidRPr="000F6592" w:rsidRDefault="00F40715" w:rsidP="00F40715">
      <w:pPr>
        <w:ind w:left="426"/>
        <w:rPr>
          <w:shd w:val="clear" w:color="auto" w:fill="FFFFFF"/>
        </w:rPr>
      </w:pPr>
    </w:p>
    <w:p w14:paraId="2CB5F5E6" w14:textId="3A35326D" w:rsidR="00641E72" w:rsidRPr="000F6592" w:rsidRDefault="00641E72" w:rsidP="00641E72">
      <w:pPr>
        <w:pStyle w:val="STitre1"/>
      </w:pPr>
      <w:bookmarkStart w:id="72" w:name="_Toc238643792"/>
      <w:r w:rsidRPr="000F6592">
        <w:t>Présentation du/des profil(s)</w:t>
      </w:r>
      <w:r w:rsidR="002E2330" w:rsidRPr="000F6592">
        <w:t xml:space="preserve"> - CVs</w:t>
      </w:r>
      <w:bookmarkEnd w:id="72"/>
    </w:p>
    <w:p w14:paraId="5BA74222" w14:textId="77777777" w:rsidR="00641E72" w:rsidRPr="000F6592" w:rsidRDefault="00641E72" w:rsidP="00641E72">
      <w:pPr>
        <w:ind w:left="426"/>
        <w:rPr>
          <w:shd w:val="clear" w:color="auto" w:fill="FFFFFF"/>
        </w:rPr>
      </w:pPr>
    </w:p>
    <w:p w14:paraId="19346EF9" w14:textId="1826E186" w:rsidR="00F40715" w:rsidRPr="000F6592" w:rsidRDefault="00F40715" w:rsidP="00F40715">
      <w:pPr>
        <w:ind w:left="360"/>
        <w:rPr>
          <w:highlight w:val="yellow"/>
          <w:shd w:val="clear" w:color="auto" w:fill="FFFFFF"/>
        </w:rPr>
      </w:pPr>
      <w:r w:rsidRPr="000F6592">
        <w:rPr>
          <w:highlight w:val="yellow"/>
          <w:shd w:val="clear" w:color="auto" w:fill="FFFFFF"/>
        </w:rPr>
        <w:t xml:space="preserve">A compléter par le </w:t>
      </w:r>
      <w:ins w:id="73" w:author="Abdenour MABED" w:date="2026-09-08T21:37:00Z" w16du:dateUtc="2026-09-08T19:37:00Z">
        <w:r w:rsidR="003F1F72">
          <w:rPr>
            <w:highlight w:val="yellow"/>
            <w:shd w:val="clear" w:color="auto" w:fill="FFFFFF"/>
          </w:rPr>
          <w:t>candidat</w:t>
        </w:r>
        <w:r w:rsidR="003F1F72" w:rsidRPr="000F6592">
          <w:rPr>
            <w:highlight w:val="yellow"/>
            <w:shd w:val="clear" w:color="auto" w:fill="FFFFFF"/>
          </w:rPr>
          <w:t> </w:t>
        </w:r>
      </w:ins>
    </w:p>
    <w:bookmarkEnd w:id="1"/>
    <w:bookmarkEnd w:id="2"/>
    <w:bookmarkEnd w:id="3"/>
    <w:bookmarkEnd w:id="4"/>
    <w:bookmarkEnd w:id="5"/>
    <w:bookmarkEnd w:id="6"/>
    <w:bookmarkEnd w:id="7"/>
    <w:bookmarkEnd w:id="8"/>
    <w:bookmarkEnd w:id="9"/>
    <w:p w14:paraId="0A7C2835" w14:textId="77777777" w:rsidR="00641E72" w:rsidRDefault="00641E72" w:rsidP="00DF1901">
      <w:pPr>
        <w:ind w:left="360"/>
        <w:rPr>
          <w:iCs/>
        </w:rPr>
      </w:pPr>
    </w:p>
    <w:sectPr w:rsidR="00641E72" w:rsidSect="00A10559">
      <w:pgSz w:w="11906" w:h="16838" w:code="9"/>
      <w:pgMar w:top="1701" w:right="794" w:bottom="1701" w:left="794" w:header="567" w:footer="454"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2" w:author="Emeric DENAMIEL" w:date="2026-09-08T21:02:00Z" w:initials="ED">
    <w:p w14:paraId="027903B3" w14:textId="77777777" w:rsidR="00AF34CB" w:rsidRDefault="00AF34CB" w:rsidP="00AF34CB">
      <w:pPr>
        <w:pStyle w:val="Commentaire"/>
        <w:jc w:val="left"/>
      </w:pPr>
      <w:r>
        <w:rPr>
          <w:rStyle w:val="Marquedecommentaire"/>
        </w:rPr>
        <w:annotationRef/>
      </w:r>
      <w:r>
        <w:t>Afin d’accélérer l’adoption de la diversité des cas d’usage d’IA au sein du GTAR :</w:t>
      </w:r>
    </w:p>
  </w:comment>
  <w:comment w:id="15" w:author="Emeric DENAMIEL" w:date="2026-09-08T21:05:00Z" w:initials="ED">
    <w:p w14:paraId="0520408F" w14:textId="77777777" w:rsidR="00A606DA" w:rsidRDefault="00A606DA" w:rsidP="00A606DA">
      <w:pPr>
        <w:pStyle w:val="Commentaire"/>
        <w:jc w:val="left"/>
      </w:pPr>
      <w:r>
        <w:rPr>
          <w:rStyle w:val="Marquedecommentaire"/>
        </w:rPr>
        <w:annotationRef/>
      </w:r>
      <w:r>
        <w:t xml:space="preserve">Est-ce qu’on précise des idées de cas d’usage ou de types de cas d’usage (IA pour la qualité et la sécurisation du code ; Intégration de fonctionnalités IA dans les applications…) </w:t>
      </w:r>
    </w:p>
  </w:comment>
  <w:comment w:id="16" w:author="Jérôme MASSET" w:date="2026-09-07T18:51:00Z" w:initials="JM">
    <w:p w14:paraId="4998289C" w14:textId="77777777" w:rsidR="00F11DEE" w:rsidRDefault="00F11DEE" w:rsidP="00F11DEE">
      <w:pPr>
        <w:pStyle w:val="Commentaire"/>
        <w:jc w:val="left"/>
      </w:pPr>
      <w:r>
        <w:rPr>
          <w:rStyle w:val="Marquedecommentaire"/>
        </w:rPr>
        <w:annotationRef/>
      </w:r>
      <w:r>
        <w:t xml:space="preserve">Description de l’exigence : </w:t>
      </w:r>
    </w:p>
    <w:p w14:paraId="6D5ABE16" w14:textId="77777777" w:rsidR="00F11DEE" w:rsidRDefault="00F11DEE" w:rsidP="00F11DEE">
      <w:pPr>
        <w:pStyle w:val="Commentaire"/>
        <w:ind w:left="300"/>
        <w:jc w:val="left"/>
      </w:pPr>
      <w:r>
        <w:t xml:space="preserve">Paramétrer et optimiser les modèles Mistral déployés sur l'infrastructure interne ; </w:t>
      </w:r>
    </w:p>
    <w:p w14:paraId="4D3B54E4" w14:textId="77777777" w:rsidR="00F11DEE" w:rsidRDefault="00F11DEE" w:rsidP="00F11DEE">
      <w:pPr>
        <w:pStyle w:val="Commentaire"/>
        <w:ind w:left="300"/>
        <w:jc w:val="left"/>
      </w:pPr>
      <w:r>
        <w:t>Configurer des modèles de prompts système (System Prompts) et bibliothèques de prompts mutualisés ;</w:t>
      </w:r>
    </w:p>
    <w:p w14:paraId="78349541" w14:textId="77777777" w:rsidR="00F11DEE" w:rsidRDefault="00F11DEE" w:rsidP="00F11DEE">
      <w:pPr>
        <w:pStyle w:val="Commentaire"/>
        <w:ind w:left="300"/>
        <w:jc w:val="left"/>
      </w:pPr>
      <w:r>
        <w:t xml:space="preserve">Améliorer de la pertinence des réponses générées ; </w:t>
      </w:r>
    </w:p>
    <w:p w14:paraId="144EC412" w14:textId="77777777" w:rsidR="00F11DEE" w:rsidRDefault="00F11DEE" w:rsidP="00F11DEE">
      <w:pPr>
        <w:pStyle w:val="Commentaire"/>
        <w:ind w:left="300"/>
        <w:jc w:val="left"/>
      </w:pPr>
      <w:r>
        <w:t xml:space="preserve">Définir des mécanismes de contrôle qualité des réponses ; </w:t>
      </w:r>
    </w:p>
    <w:p w14:paraId="2CC497EB" w14:textId="77777777" w:rsidR="00F11DEE" w:rsidRDefault="00F11DEE" w:rsidP="00F11DEE">
      <w:pPr>
        <w:pStyle w:val="Commentaire"/>
        <w:ind w:left="300"/>
        <w:jc w:val="left"/>
      </w:pPr>
      <w:r>
        <w:t xml:space="preserve">Mettre en œuvre de dispositifs visant à limiter les hallucinations et incohérences des modèles ; </w:t>
      </w:r>
    </w:p>
    <w:p w14:paraId="7FAAE4B6" w14:textId="77777777" w:rsidR="00F11DEE" w:rsidRDefault="00F11DEE" w:rsidP="00F11DEE">
      <w:pPr>
        <w:pStyle w:val="Commentaire"/>
        <w:ind w:left="300"/>
        <w:jc w:val="left"/>
      </w:pPr>
      <w:r>
        <w:t xml:space="preserve">Définir des standards techniques communs pour l'ensemble des usages du GTAR ; </w:t>
      </w:r>
    </w:p>
  </w:comment>
  <w:comment w:id="19" w:author="Emeric DENAMIEL" w:date="2026-09-08T21:19:00Z" w:initials="ED">
    <w:p w14:paraId="0A1B78AC" w14:textId="77777777" w:rsidR="00365219" w:rsidRDefault="00365219" w:rsidP="00365219">
      <w:pPr>
        <w:pStyle w:val="Commentaire"/>
        <w:jc w:val="left"/>
      </w:pPr>
      <w:r>
        <w:rPr>
          <w:rStyle w:val="Marquedecommentaire"/>
        </w:rPr>
        <w:annotationRef/>
      </w:r>
      <w:r>
        <w:t>Est-ce qu’on propose d’appuyer la mise en place et le change associés à cette bibliothèque ?</w:t>
      </w:r>
    </w:p>
  </w:comment>
  <w:comment w:id="20" w:author="Jérôme MASSET" w:date="2026-09-08T11:57:00Z" w:initials="JM">
    <w:p w14:paraId="44A06947" w14:textId="77777777" w:rsidR="00BC4649" w:rsidRDefault="00BC4649" w:rsidP="00BC4649">
      <w:pPr>
        <w:pStyle w:val="Commentaire"/>
        <w:jc w:val="left"/>
      </w:pPr>
      <w:r>
        <w:rPr>
          <w:rStyle w:val="Marquedecommentaire"/>
        </w:rPr>
        <w:annotationRef/>
      </w:r>
      <w:r>
        <w:t xml:space="preserve">Description de l’exigence : </w:t>
      </w:r>
    </w:p>
    <w:p w14:paraId="58F3A4BB" w14:textId="77777777" w:rsidR="00BC4649" w:rsidRDefault="00BC4649" w:rsidP="00BC4649">
      <w:pPr>
        <w:pStyle w:val="Commentaire"/>
        <w:ind w:left="300"/>
        <w:jc w:val="left"/>
      </w:pPr>
      <w:r>
        <w:t xml:space="preserve">Concevoir, développer, et industrialiser d'agents IA répondant aux besoins exprimés par les équipes. </w:t>
      </w:r>
    </w:p>
    <w:p w14:paraId="16036EE8" w14:textId="77777777" w:rsidR="00BC4649" w:rsidRDefault="00BC4649" w:rsidP="00BC4649">
      <w:pPr>
        <w:pStyle w:val="Commentaire"/>
        <w:ind w:left="300"/>
        <w:jc w:val="left"/>
      </w:pPr>
      <w:r>
        <w:t xml:space="preserve">Les développements pourront notamment s'appuyer sur scripts python, des MCP / solutions d'orchestration d'agents IA, etc. </w:t>
      </w:r>
    </w:p>
    <w:p w14:paraId="1CC26D03" w14:textId="77777777" w:rsidR="00BC4649" w:rsidRDefault="00BC4649" w:rsidP="00BC4649">
      <w:pPr>
        <w:pStyle w:val="Commentaire"/>
        <w:jc w:val="left"/>
      </w:pPr>
      <w:r>
        <w:t xml:space="preserve">Les agents développés devront être capables de : </w:t>
      </w:r>
    </w:p>
    <w:p w14:paraId="69DCBE70" w14:textId="77777777" w:rsidR="00BC4649" w:rsidRDefault="00BC4649" w:rsidP="00BC4649">
      <w:pPr>
        <w:pStyle w:val="Commentaire"/>
        <w:ind w:left="300"/>
        <w:jc w:val="left"/>
      </w:pPr>
      <w:r>
        <w:t xml:space="preserve">Interagir avec les modèles Mistral hébergés en interne ; </w:t>
      </w:r>
    </w:p>
    <w:p w14:paraId="5482D149" w14:textId="77777777" w:rsidR="00BC4649" w:rsidRDefault="00BC4649" w:rsidP="00BC4649">
      <w:pPr>
        <w:pStyle w:val="Commentaire"/>
        <w:ind w:left="300"/>
        <w:jc w:val="left"/>
      </w:pPr>
      <w:r>
        <w:t xml:space="preserve">Exploiter des bases documentaires et référentiels métiers ; accéder à des applications ou services internes via des APIs ; </w:t>
      </w:r>
    </w:p>
    <w:p w14:paraId="39A3CE5D" w14:textId="77777777" w:rsidR="00BC4649" w:rsidRDefault="00BC4649" w:rsidP="00BC4649">
      <w:pPr>
        <w:pStyle w:val="Commentaire"/>
        <w:ind w:left="300"/>
        <w:jc w:val="left"/>
      </w:pPr>
      <w:r>
        <w:t xml:space="preserve">Exécuter des tâches automatisées ; </w:t>
      </w:r>
    </w:p>
    <w:p w14:paraId="1A65BD8C" w14:textId="77777777" w:rsidR="00BC4649" w:rsidRDefault="00BC4649" w:rsidP="00BC4649">
      <w:pPr>
        <w:pStyle w:val="Commentaire"/>
        <w:jc w:val="left"/>
      </w:pPr>
      <w:r>
        <w:t xml:space="preserve">Le prestataire devra assurer pour chacun de ses développements documenter les solutions mises en œuvre, tracer les spécifications techniques et les modalités de prise en main, réaliser les tests pour garantir le bon fonctionnement des agents et accompagner la prise en main et la reprise de la MCO par l’équipe porteuse du besoin initial </w:t>
      </w:r>
    </w:p>
  </w:comment>
  <w:comment w:id="21" w:author="Emeric DENAMIEL" w:date="2026-09-08T21:24:00Z" w:initials="ED">
    <w:p w14:paraId="679E0F35" w14:textId="77777777" w:rsidR="004149E3" w:rsidRDefault="004149E3" w:rsidP="004149E3">
      <w:pPr>
        <w:pStyle w:val="Commentaire"/>
        <w:jc w:val="left"/>
      </w:pPr>
      <w:r>
        <w:rPr>
          <w:rStyle w:val="Marquedecommentaire"/>
        </w:rPr>
        <w:annotationRef/>
      </w:r>
      <w:r>
        <w:t>Proposition d’un PoC à intercaler ?</w:t>
      </w:r>
    </w:p>
  </w:comment>
  <w:comment w:id="22" w:author="Emeric DENAMIEL" w:date="2026-09-08T21:25:00Z" w:initials="ED">
    <w:p w14:paraId="148DCF2D" w14:textId="77777777" w:rsidR="001A5EFA" w:rsidRDefault="001A5EFA" w:rsidP="001A5EFA">
      <w:pPr>
        <w:pStyle w:val="Commentaire"/>
        <w:jc w:val="left"/>
      </w:pPr>
      <w:r>
        <w:rPr>
          <w:rStyle w:val="Marquedecommentaire"/>
        </w:rPr>
        <w:annotationRef/>
      </w:r>
      <w:r>
        <w:t>Nous nous intégrons dans les bonnes pratiques de documentation déployées par Enedis et dans les outils existants.</w:t>
      </w:r>
    </w:p>
  </w:comment>
  <w:comment w:id="23" w:author="Jérôme MASSET" w:date="2026-09-08T12:00:00Z" w:initials="JM">
    <w:p w14:paraId="1C34736E" w14:textId="77777777" w:rsidR="00BC4649" w:rsidRDefault="00BC4649" w:rsidP="00BC4649">
      <w:pPr>
        <w:pStyle w:val="Commentaire"/>
        <w:jc w:val="left"/>
      </w:pPr>
      <w:r>
        <w:rPr>
          <w:rStyle w:val="Marquedecommentaire"/>
        </w:rPr>
        <w:annotationRef/>
      </w:r>
      <w:r>
        <w:t xml:space="preserve">Description de l’exigence : </w:t>
      </w:r>
    </w:p>
    <w:p w14:paraId="233CF9E3" w14:textId="77777777" w:rsidR="00BC4649" w:rsidRDefault="00BC4649" w:rsidP="00BC4649">
      <w:pPr>
        <w:pStyle w:val="Commentaire"/>
        <w:ind w:left="300"/>
        <w:jc w:val="left"/>
      </w:pPr>
      <w:r>
        <w:t xml:space="preserve">Participer à la mise en œuvre d’architectures de type RAG : sources documentaires, stratégies d’indexation, mécanismes d'embedding et de recherche sémantique, bases vectorielles, contexte documentaire </w:t>
      </w:r>
    </w:p>
    <w:p w14:paraId="640A899E" w14:textId="77777777" w:rsidR="00BC4649" w:rsidRDefault="00BC4649" w:rsidP="00BC4649">
      <w:pPr>
        <w:pStyle w:val="Commentaire"/>
        <w:ind w:left="300"/>
        <w:jc w:val="left"/>
      </w:pPr>
      <w:r>
        <w:t xml:space="preserve">Qualifier les données d’entrée alimentant la solution d’IA générative et mettre en œuvre des plans d’actions pour sécuriser et améliorer la qualité des données d’entrée (processus de mise à jour, gardes fours, mesure de la qualité des réponses générées) </w:t>
      </w:r>
    </w:p>
  </w:comment>
  <w:comment w:id="24" w:author="Emeric DENAMIEL" w:date="2026-09-08T21:27:00Z" w:initials="ED">
    <w:p w14:paraId="220DC350" w14:textId="77777777" w:rsidR="007C17DD" w:rsidRDefault="007C17DD" w:rsidP="007C17DD">
      <w:pPr>
        <w:pStyle w:val="Commentaire"/>
        <w:jc w:val="left"/>
      </w:pPr>
      <w:r>
        <w:rPr>
          <w:rStyle w:val="Marquedecommentaire"/>
        </w:rPr>
        <w:annotationRef/>
      </w:r>
      <w:r>
        <w:t>Est-ce qu’on ne parlerait pas aussi d’interactions avec les équipes IT et IA d’Enedis pour s’intégrer dans les politiques de RAG déjà mises en place ?</w:t>
      </w:r>
    </w:p>
  </w:comment>
  <w:comment w:id="25" w:author="Jérôme MASSET" w:date="2026-09-08T11:59:00Z" w:initials="JM">
    <w:p w14:paraId="1E9C3790" w14:textId="77777777" w:rsidR="00BC4649" w:rsidRDefault="00BC4649" w:rsidP="00BC4649">
      <w:pPr>
        <w:pStyle w:val="Commentaire"/>
        <w:jc w:val="left"/>
      </w:pPr>
      <w:r>
        <w:rPr>
          <w:rStyle w:val="Marquedecommentaire"/>
        </w:rPr>
        <w:annotationRef/>
      </w:r>
      <w:r>
        <w:t xml:space="preserve">Description de l’exigence : </w:t>
      </w:r>
    </w:p>
    <w:p w14:paraId="6A0C403D" w14:textId="77777777" w:rsidR="00BC4649" w:rsidRDefault="00BC4649" w:rsidP="00BC4649">
      <w:pPr>
        <w:pStyle w:val="Commentaire"/>
        <w:ind w:left="300"/>
        <w:jc w:val="left"/>
      </w:pPr>
      <w:r>
        <w:t xml:space="preserve">Référencer les cas d'usage développés ; </w:t>
      </w:r>
    </w:p>
    <w:p w14:paraId="730963D6" w14:textId="77777777" w:rsidR="00BC4649" w:rsidRDefault="00BC4649" w:rsidP="00BC4649">
      <w:pPr>
        <w:pStyle w:val="Commentaire"/>
        <w:ind w:left="300"/>
        <w:jc w:val="left"/>
      </w:pPr>
      <w:r>
        <w:t xml:space="preserve">Documenter les solutions mises en œuvre ; </w:t>
      </w:r>
    </w:p>
    <w:p w14:paraId="4A47F65D" w14:textId="77777777" w:rsidR="00BC4649" w:rsidRDefault="00BC4649" w:rsidP="00BC4649">
      <w:pPr>
        <w:pStyle w:val="Commentaire"/>
        <w:ind w:left="300"/>
        <w:jc w:val="left"/>
      </w:pPr>
      <w:r>
        <w:t xml:space="preserve">Contribuer à l'évaluation des risques et participer aux analyses d'impact lorsque nécessaire ; </w:t>
      </w:r>
    </w:p>
    <w:p w14:paraId="45C31DBC" w14:textId="77777777" w:rsidR="00BC4649" w:rsidRDefault="00BC4649" w:rsidP="00BC4649">
      <w:pPr>
        <w:pStyle w:val="Commentaire"/>
        <w:ind w:left="300"/>
        <w:jc w:val="left"/>
      </w:pPr>
      <w:r>
        <w:t xml:space="preserve">Veiller au respect des règles de sécurité du système d'information et des usages de l’IA dans les équipes </w:t>
      </w:r>
    </w:p>
    <w:p w14:paraId="32B4004C" w14:textId="77777777" w:rsidR="00BC4649" w:rsidRDefault="00BC4649" w:rsidP="00BC4649">
      <w:pPr>
        <w:pStyle w:val="Commentaire"/>
        <w:ind w:left="300"/>
        <w:jc w:val="left"/>
      </w:pPr>
      <w:r>
        <w:t xml:space="preserve">Contribuer à la conformité des usages avec les exigences réglementaires et internes. </w:t>
      </w:r>
    </w:p>
  </w:comment>
  <w:comment w:id="26" w:author="Jérôme MASSET" w:date="2026-09-08T11:59:00Z" w:initials="JM">
    <w:p w14:paraId="69BF178A" w14:textId="77777777" w:rsidR="00BC4649" w:rsidRDefault="00BC4649" w:rsidP="00BC4649">
      <w:pPr>
        <w:pStyle w:val="Commentaire"/>
        <w:jc w:val="left"/>
      </w:pPr>
      <w:r>
        <w:rPr>
          <w:rStyle w:val="Marquedecommentaire"/>
        </w:rPr>
        <w:annotationRef/>
      </w:r>
      <w:r>
        <w:t xml:space="preserve">Description de l’exigence : </w:t>
      </w:r>
    </w:p>
    <w:p w14:paraId="62F6F34E" w14:textId="77777777" w:rsidR="00BC4649" w:rsidRDefault="00BC4649" w:rsidP="00BC4649">
      <w:pPr>
        <w:pStyle w:val="Commentaire"/>
        <w:ind w:left="300"/>
        <w:jc w:val="left"/>
      </w:pPr>
      <w:r>
        <w:t xml:space="preserve">Concevoir des supports de formation et animer des ateliers pratiques ; </w:t>
      </w:r>
    </w:p>
    <w:p w14:paraId="36E0DFF0" w14:textId="77777777" w:rsidR="00BC4649" w:rsidRDefault="00BC4649" w:rsidP="00BC4649">
      <w:pPr>
        <w:pStyle w:val="Commentaire"/>
        <w:ind w:left="300"/>
        <w:jc w:val="left"/>
      </w:pPr>
      <w:r>
        <w:t xml:space="preserve">Réaliser des accompagnements individuel ou collectif des utilisateurs ; </w:t>
      </w:r>
    </w:p>
    <w:p w14:paraId="6BFBC38A" w14:textId="77777777" w:rsidR="00BC4649" w:rsidRDefault="00BC4649" w:rsidP="00BC4649">
      <w:pPr>
        <w:pStyle w:val="Commentaire"/>
        <w:ind w:left="300"/>
        <w:jc w:val="left"/>
      </w:pPr>
      <w:r>
        <w:t xml:space="preserve">Accompagner le partage des retours d'expérience et le déploiement des cas d’usages pertinents ; </w:t>
      </w:r>
    </w:p>
    <w:p w14:paraId="54446F64" w14:textId="77777777" w:rsidR="00BC4649" w:rsidRDefault="00BC4649" w:rsidP="00BC4649">
      <w:pPr>
        <w:pStyle w:val="Commentaire"/>
        <w:ind w:left="300"/>
        <w:jc w:val="left"/>
      </w:pPr>
      <w:r>
        <w:t xml:space="preserve">Favoriser la mutualisation des initiatives entre équipes. </w:t>
      </w:r>
    </w:p>
  </w:comment>
  <w:comment w:id="27" w:author="Emeric DENAMIEL" w:date="2026-09-08T21:35:00Z" w:initials="ED">
    <w:p w14:paraId="1FF1AEF6" w14:textId="77777777" w:rsidR="00B34D2E" w:rsidRDefault="008C3B6F" w:rsidP="00B34D2E">
      <w:pPr>
        <w:pStyle w:val="Commentaire"/>
        <w:jc w:val="left"/>
      </w:pPr>
      <w:r>
        <w:rPr>
          <w:rStyle w:val="Marquedecommentaire"/>
        </w:rPr>
        <w:annotationRef/>
      </w:r>
      <w:r w:rsidR="00B34D2E">
        <w:t>Dire que, sauf si la communauté des référents techniques est définie, nous participerons dans leur identification et dans sa mise en place via la définition du rôle et des responsabilités, de la comitologie associée...</w:t>
      </w:r>
    </w:p>
  </w:comment>
  <w:comment w:id="30" w:author="Jérôme MASSET" w:date="2026-09-08T11:58:00Z" w:initials="JM">
    <w:p w14:paraId="0AD7F6E4" w14:textId="4DD36C8B" w:rsidR="00BC4649" w:rsidRDefault="00BC4649" w:rsidP="00BC4649">
      <w:pPr>
        <w:pStyle w:val="Commentaire"/>
        <w:jc w:val="left"/>
      </w:pPr>
      <w:r>
        <w:rPr>
          <w:rStyle w:val="Marquedecommentaire"/>
        </w:rPr>
        <w:annotationRef/>
      </w:r>
      <w:r>
        <w:t xml:space="preserve">Description de l’exigence : </w:t>
      </w:r>
    </w:p>
    <w:p w14:paraId="1A274D17" w14:textId="77777777" w:rsidR="00BC4649" w:rsidRDefault="00BC4649" w:rsidP="00BC4649">
      <w:pPr>
        <w:pStyle w:val="Commentaire"/>
        <w:ind w:left="300"/>
        <w:jc w:val="left"/>
      </w:pPr>
      <w:r>
        <w:t xml:space="preserve">Aligner les initiatives du GTAR avec les orientations stratégiques de l’entreprise </w:t>
      </w:r>
    </w:p>
    <w:p w14:paraId="70C53109" w14:textId="77777777" w:rsidR="00BC4649" w:rsidRDefault="00BC4649" w:rsidP="00BC4649">
      <w:pPr>
        <w:pStyle w:val="Commentaire"/>
        <w:ind w:left="300"/>
        <w:jc w:val="left"/>
      </w:pPr>
      <w:r>
        <w:t xml:space="preserve">Mutualiser les cas d’usage avec les autres entités </w:t>
      </w:r>
    </w:p>
    <w:p w14:paraId="57F723A0" w14:textId="77777777" w:rsidR="00BC4649" w:rsidRDefault="00BC4649" w:rsidP="00BC4649">
      <w:pPr>
        <w:pStyle w:val="Commentaire"/>
        <w:ind w:left="300"/>
        <w:jc w:val="left"/>
      </w:pPr>
      <w:r>
        <w:t xml:space="preserve">Appliquer les standards définis au niveau des cellules transverses de l’entreprise </w:t>
      </w:r>
    </w:p>
    <w:p w14:paraId="633D27EA" w14:textId="77777777" w:rsidR="00BC4649" w:rsidRDefault="00BC4649" w:rsidP="00BC4649">
      <w:pPr>
        <w:pStyle w:val="Commentaire"/>
        <w:ind w:left="300"/>
        <w:jc w:val="left"/>
      </w:pPr>
      <w:r>
        <w:t xml:space="preserve">Partager les retours d’expérience et les bonnes pratiques.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27903B3" w15:done="0"/>
  <w15:commentEx w15:paraId="0520408F" w15:done="0"/>
  <w15:commentEx w15:paraId="7FAAE4B6" w15:done="0"/>
  <w15:commentEx w15:paraId="0A1B78AC" w15:done="0"/>
  <w15:commentEx w15:paraId="1A65BD8C" w15:done="0"/>
  <w15:commentEx w15:paraId="679E0F35" w15:done="0"/>
  <w15:commentEx w15:paraId="148DCF2D" w15:done="0"/>
  <w15:commentEx w15:paraId="640A899E" w15:done="0"/>
  <w15:commentEx w15:paraId="220DC350" w15:done="0"/>
  <w15:commentEx w15:paraId="32B4004C" w15:done="0"/>
  <w15:commentEx w15:paraId="54446F64" w15:done="0"/>
  <w15:commentEx w15:paraId="1FF1AEF6" w15:done="0"/>
  <w15:commentEx w15:paraId="633D27E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8CECEEC" w16cex:dateUtc="2026-09-08T19:02:00Z"/>
  <w16cex:commentExtensible w16cex:durableId="17C359E2" w16cex:dateUtc="2026-09-08T19:05:00Z"/>
  <w16cex:commentExtensible w16cex:durableId="636150AB" w16cex:dateUtc="2026-09-07T16:51:00Z"/>
  <w16cex:commentExtensible w16cex:durableId="1533C4B6" w16cex:dateUtc="2026-09-08T19:19:00Z"/>
  <w16cex:commentExtensible w16cex:durableId="4FCFC135" w16cex:dateUtc="2026-09-08T09:57:00Z"/>
  <w16cex:commentExtensible w16cex:durableId="4BC2F6F6" w16cex:dateUtc="2026-09-08T19:24:00Z"/>
  <w16cex:commentExtensible w16cex:durableId="4445D7E7" w16cex:dateUtc="2026-09-08T19:25:00Z"/>
  <w16cex:commentExtensible w16cex:durableId="6541BA6A" w16cex:dateUtc="2026-09-08T10:00:00Z"/>
  <w16cex:commentExtensible w16cex:durableId="08F0D5C4" w16cex:dateUtc="2026-09-08T19:27:00Z"/>
  <w16cex:commentExtensible w16cex:durableId="71C05211" w16cex:dateUtc="2026-09-08T09:59:00Z"/>
  <w16cex:commentExtensible w16cex:durableId="641C6EEE" w16cex:dateUtc="2026-09-08T09:59:00Z"/>
  <w16cex:commentExtensible w16cex:durableId="7ABC9A8D" w16cex:dateUtc="2026-09-08T19:35:00Z"/>
  <w16cex:commentExtensible w16cex:durableId="0CC41A9F" w16cex:dateUtc="2026-09-08T09: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27903B3" w16cid:durableId="48CECEEC"/>
  <w16cid:commentId w16cid:paraId="0520408F" w16cid:durableId="17C359E2"/>
  <w16cid:commentId w16cid:paraId="7FAAE4B6" w16cid:durableId="636150AB"/>
  <w16cid:commentId w16cid:paraId="0A1B78AC" w16cid:durableId="1533C4B6"/>
  <w16cid:commentId w16cid:paraId="1A65BD8C" w16cid:durableId="4FCFC135"/>
  <w16cid:commentId w16cid:paraId="679E0F35" w16cid:durableId="4BC2F6F6"/>
  <w16cid:commentId w16cid:paraId="148DCF2D" w16cid:durableId="4445D7E7"/>
  <w16cid:commentId w16cid:paraId="640A899E" w16cid:durableId="6541BA6A"/>
  <w16cid:commentId w16cid:paraId="220DC350" w16cid:durableId="08F0D5C4"/>
  <w16cid:commentId w16cid:paraId="32B4004C" w16cid:durableId="71C05211"/>
  <w16cid:commentId w16cid:paraId="54446F64" w16cid:durableId="641C6EEE"/>
  <w16cid:commentId w16cid:paraId="1FF1AEF6" w16cid:durableId="7ABC9A8D"/>
  <w16cid:commentId w16cid:paraId="633D27EA" w16cid:durableId="0CC41A9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11F9E8" w14:textId="77777777" w:rsidR="00E667E7" w:rsidRPr="000F6592" w:rsidRDefault="00E667E7" w:rsidP="005C5AE7">
      <w:r w:rsidRPr="000F6592">
        <w:separator/>
      </w:r>
    </w:p>
  </w:endnote>
  <w:endnote w:type="continuationSeparator" w:id="0">
    <w:p w14:paraId="0BE839BA" w14:textId="77777777" w:rsidR="00E667E7" w:rsidRPr="000F6592" w:rsidRDefault="00E667E7" w:rsidP="005C5AE7">
      <w:r w:rsidRPr="000F659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Enedis">
    <w:altName w:val="Calibri"/>
    <w:charset w:val="00"/>
    <w:family w:val="auto"/>
    <w:pitch w:val="variable"/>
    <w:sig w:usb0="A000002F" w:usb1="00000042" w:usb2="00000000" w:usb3="00000000" w:csb0="00000093"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Montserrat">
    <w:charset w:val="00"/>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79E9C1" w14:textId="1A9DC7A0" w:rsidR="00DE137E" w:rsidRPr="000F6592" w:rsidRDefault="00DE137E" w:rsidP="00CF38CC">
    <w:pPr>
      <w:spacing w:after="200"/>
      <w:jc w:val="right"/>
      <w:rPr>
        <w:rStyle w:val="Numrodepage"/>
        <w:sz w:val="16"/>
        <w:szCs w:val="16"/>
      </w:rPr>
    </w:pPr>
    <w:r w:rsidRPr="000F6592">
      <w:rPr>
        <w:rStyle w:val="Numrodepage"/>
        <w:sz w:val="16"/>
        <w:szCs w:val="16"/>
      </w:rPr>
      <w:t xml:space="preserve">Page : </w:t>
    </w:r>
    <w:r w:rsidRPr="000F6592">
      <w:rPr>
        <w:rStyle w:val="Numrodepage"/>
        <w:sz w:val="16"/>
        <w:szCs w:val="16"/>
      </w:rPr>
      <w:fldChar w:fldCharType="begin"/>
    </w:r>
    <w:r w:rsidRPr="000F6592">
      <w:rPr>
        <w:rStyle w:val="Numrodepage"/>
        <w:sz w:val="16"/>
        <w:szCs w:val="16"/>
      </w:rPr>
      <w:instrText xml:space="preserve"> PAGE </w:instrText>
    </w:r>
    <w:r w:rsidRPr="000F6592">
      <w:rPr>
        <w:rStyle w:val="Numrodepage"/>
        <w:sz w:val="16"/>
        <w:szCs w:val="16"/>
      </w:rPr>
      <w:fldChar w:fldCharType="separate"/>
    </w:r>
    <w:r w:rsidR="003B348F" w:rsidRPr="000F6592">
      <w:rPr>
        <w:rStyle w:val="Numrodepage"/>
        <w:sz w:val="16"/>
        <w:szCs w:val="16"/>
      </w:rPr>
      <w:t>3</w:t>
    </w:r>
    <w:r w:rsidRPr="000F6592">
      <w:rPr>
        <w:rStyle w:val="Numrodepage"/>
        <w:sz w:val="16"/>
        <w:szCs w:val="16"/>
      </w:rPr>
      <w:fldChar w:fldCharType="end"/>
    </w:r>
    <w:r w:rsidRPr="000F6592">
      <w:rPr>
        <w:rStyle w:val="Numrodepage"/>
        <w:sz w:val="16"/>
        <w:szCs w:val="16"/>
      </w:rPr>
      <w:t>/</w:t>
    </w:r>
    <w:fldSimple w:instr=" NUMPAGES   \* MERGEFORMAT ">
      <w:r w:rsidR="003B348F" w:rsidRPr="000F6592">
        <w:rPr>
          <w:rStyle w:val="Numrodepage"/>
          <w:sz w:val="16"/>
          <w:szCs w:val="16"/>
        </w:rPr>
        <w:t>6</w:t>
      </w:r>
    </w:fldSimple>
  </w:p>
  <w:tbl>
    <w:tblPr>
      <w:tblStyle w:val="Grilledutableau"/>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57" w:type="dxa"/>
        <w:right w:w="57" w:type="dxa"/>
      </w:tblCellMar>
      <w:tblLook w:val="04A0" w:firstRow="1" w:lastRow="0" w:firstColumn="1" w:lastColumn="0" w:noHBand="0" w:noVBand="1"/>
    </w:tblPr>
    <w:tblGrid>
      <w:gridCol w:w="9696"/>
      <w:gridCol w:w="736"/>
    </w:tblGrid>
    <w:tr w:rsidR="00DE137E" w:rsidRPr="000F6592" w14:paraId="428A1CA0" w14:textId="77777777" w:rsidTr="008E0D1F">
      <w:trPr>
        <w:cantSplit/>
      </w:trPr>
      <w:tc>
        <w:tcPr>
          <w:tcW w:w="4647" w:type="pct"/>
          <w:vAlign w:val="bottom"/>
        </w:tcPr>
        <w:p w14:paraId="42B087B0" w14:textId="77777777" w:rsidR="003331FF" w:rsidRPr="000F6592" w:rsidRDefault="003331FF" w:rsidP="003331FF">
          <w:pPr>
            <w:pStyle w:val="Pieddepage"/>
            <w:jc w:val="left"/>
          </w:pPr>
        </w:p>
        <w:p w14:paraId="39F28681" w14:textId="14F94289" w:rsidR="00DE137E" w:rsidRPr="000F6592" w:rsidRDefault="00641E72" w:rsidP="003331FF">
          <w:pPr>
            <w:pStyle w:val="Pieddepage"/>
            <w:jc w:val="left"/>
          </w:pPr>
          <w:r w:rsidRPr="000F6592">
            <w:fldChar w:fldCharType="begin"/>
          </w:r>
          <w:r w:rsidRPr="000F6592">
            <w:instrText xml:space="preserve"> STYLEREF  S_Identification  \* MERGEFORMAT </w:instrText>
          </w:r>
          <w:r w:rsidRPr="000F6592">
            <w:fldChar w:fldCharType="end"/>
          </w:r>
          <w:r w:rsidR="00DE137E" w:rsidRPr="000F6592">
            <w:fldChar w:fldCharType="begin"/>
          </w:r>
          <w:r w:rsidR="00DE137E" w:rsidRPr="000F6592">
            <w:instrText xml:space="preserve"> DATE \@ "dd/MM/yyyy" </w:instrText>
          </w:r>
          <w:r w:rsidR="00DE137E" w:rsidRPr="000F6592">
            <w:fldChar w:fldCharType="separate"/>
          </w:r>
          <w:r w:rsidR="00BF69AA">
            <w:rPr>
              <w:noProof/>
            </w:rPr>
            <w:t>08/09/2026</w:t>
          </w:r>
          <w:r w:rsidR="00DE137E" w:rsidRPr="000F6592">
            <w:fldChar w:fldCharType="end"/>
          </w:r>
        </w:p>
      </w:tc>
      <w:tc>
        <w:tcPr>
          <w:tcW w:w="353" w:type="pct"/>
          <w:vAlign w:val="bottom"/>
        </w:tcPr>
        <w:p w14:paraId="281ED97B" w14:textId="77777777" w:rsidR="00DE137E" w:rsidRPr="000F6592" w:rsidRDefault="00DE137E" w:rsidP="00CF38CC">
          <w:pPr>
            <w:pStyle w:val="En-tte"/>
            <w:jc w:val="right"/>
            <w:rPr>
              <w:color w:val="575757" w:themeColor="text1"/>
              <w:sz w:val="24"/>
              <w:szCs w:val="24"/>
            </w:rPr>
          </w:pPr>
          <w:r w:rsidRPr="000F6592">
            <w:rPr>
              <w:noProof/>
            </w:rPr>
            <w:drawing>
              <wp:inline distT="0" distB="0" distL="0" distR="0" wp14:anchorId="65B48639" wp14:editId="598E1FE2">
                <wp:extent cx="360000" cy="360752"/>
                <wp:effectExtent l="19050" t="0" r="1950" b="0"/>
                <wp:docPr id="12" name="Image 3" descr="Icône_couleur_RVB_300 dp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ône_couleur_RVB_300 dpi.png"/>
                        <pic:cNvPicPr/>
                      </pic:nvPicPr>
                      <pic:blipFill>
                        <a:blip r:embed="rId1" cstate="print"/>
                        <a:stretch>
                          <a:fillRect/>
                        </a:stretch>
                      </pic:blipFill>
                      <pic:spPr>
                        <a:xfrm>
                          <a:off x="0" y="0"/>
                          <a:ext cx="360000" cy="360752"/>
                        </a:xfrm>
                        <a:prstGeom prst="rect">
                          <a:avLst/>
                        </a:prstGeom>
                      </pic:spPr>
                    </pic:pic>
                  </a:graphicData>
                </a:graphic>
              </wp:inline>
            </w:drawing>
          </w:r>
        </w:p>
      </w:tc>
    </w:tr>
  </w:tbl>
  <w:p w14:paraId="4778F0E7" w14:textId="77777777" w:rsidR="00DE137E" w:rsidRPr="000F6592" w:rsidRDefault="00DE137E" w:rsidP="00CF38CC">
    <w:pPr>
      <w:pStyle w:val="Pieddepage"/>
      <w:rPr>
        <w:sz w:val="2"/>
        <w:szCs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08F43" w14:textId="11B296C9" w:rsidR="00DE137E" w:rsidRPr="000F6592" w:rsidRDefault="00DE137E" w:rsidP="00CF38CC">
    <w:pPr>
      <w:spacing w:after="200"/>
      <w:jc w:val="right"/>
      <w:rPr>
        <w:rStyle w:val="Numrodepage"/>
        <w:sz w:val="16"/>
        <w:szCs w:val="16"/>
      </w:rPr>
    </w:pPr>
    <w:r w:rsidRPr="000F6592">
      <w:rPr>
        <w:rStyle w:val="Numrodepage"/>
        <w:sz w:val="16"/>
        <w:szCs w:val="16"/>
      </w:rPr>
      <w:t xml:space="preserve">Page : </w:t>
    </w:r>
    <w:r w:rsidRPr="000F6592">
      <w:rPr>
        <w:rStyle w:val="Numrodepage"/>
        <w:sz w:val="16"/>
        <w:szCs w:val="16"/>
      </w:rPr>
      <w:fldChar w:fldCharType="begin"/>
    </w:r>
    <w:r w:rsidRPr="000F6592">
      <w:rPr>
        <w:rStyle w:val="Numrodepage"/>
        <w:sz w:val="16"/>
        <w:szCs w:val="16"/>
      </w:rPr>
      <w:instrText xml:space="preserve"> PAGE </w:instrText>
    </w:r>
    <w:r w:rsidRPr="000F6592">
      <w:rPr>
        <w:rStyle w:val="Numrodepage"/>
        <w:sz w:val="16"/>
        <w:szCs w:val="16"/>
      </w:rPr>
      <w:fldChar w:fldCharType="separate"/>
    </w:r>
    <w:r w:rsidR="003B348F" w:rsidRPr="000F6592">
      <w:rPr>
        <w:rStyle w:val="Numrodepage"/>
        <w:sz w:val="16"/>
        <w:szCs w:val="16"/>
      </w:rPr>
      <w:t>1</w:t>
    </w:r>
    <w:r w:rsidRPr="000F6592">
      <w:rPr>
        <w:rStyle w:val="Numrodepage"/>
        <w:sz w:val="16"/>
        <w:szCs w:val="16"/>
      </w:rPr>
      <w:fldChar w:fldCharType="end"/>
    </w:r>
    <w:r w:rsidRPr="000F6592">
      <w:rPr>
        <w:rStyle w:val="Numrodepage"/>
        <w:sz w:val="16"/>
        <w:szCs w:val="16"/>
      </w:rPr>
      <w:t>/</w:t>
    </w:r>
    <w:fldSimple w:instr=" NUMPAGES   \* MERGEFORMAT ">
      <w:r w:rsidR="003B348F" w:rsidRPr="000F6592">
        <w:rPr>
          <w:rStyle w:val="Numrodepage"/>
          <w:sz w:val="16"/>
          <w:szCs w:val="16"/>
        </w:rPr>
        <w:t>6</w:t>
      </w:r>
    </w:fldSimple>
  </w:p>
  <w:tbl>
    <w:tblPr>
      <w:tblStyle w:val="Grilledutableau"/>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57" w:type="dxa"/>
        <w:right w:w="57" w:type="dxa"/>
      </w:tblCellMar>
      <w:tblLook w:val="04A0" w:firstRow="1" w:lastRow="0" w:firstColumn="1" w:lastColumn="0" w:noHBand="0" w:noVBand="1"/>
    </w:tblPr>
    <w:tblGrid>
      <w:gridCol w:w="9696"/>
      <w:gridCol w:w="736"/>
    </w:tblGrid>
    <w:tr w:rsidR="00DE137E" w:rsidRPr="000F6592" w14:paraId="04DDAFA2" w14:textId="77777777" w:rsidTr="008E0D1F">
      <w:trPr>
        <w:cantSplit/>
      </w:trPr>
      <w:tc>
        <w:tcPr>
          <w:tcW w:w="4647" w:type="pct"/>
          <w:vAlign w:val="bottom"/>
        </w:tcPr>
        <w:p w14:paraId="3CF4A859" w14:textId="169BA0FD" w:rsidR="00DE137E" w:rsidRPr="000F6592" w:rsidRDefault="00641E72" w:rsidP="009F4C24">
          <w:pPr>
            <w:pStyle w:val="Pieddepage"/>
            <w:jc w:val="left"/>
          </w:pPr>
          <w:r w:rsidRPr="000F6592">
            <w:fldChar w:fldCharType="begin"/>
          </w:r>
          <w:r w:rsidRPr="000F6592">
            <w:instrText xml:space="preserve"> STYLEREF  S_Identification  \* MERGEFORMAT </w:instrText>
          </w:r>
          <w:r w:rsidRPr="000F6592">
            <w:fldChar w:fldCharType="end"/>
          </w:r>
        </w:p>
        <w:p w14:paraId="10EB4237" w14:textId="1F0E2244" w:rsidR="00DE137E" w:rsidRPr="000F6592" w:rsidRDefault="00641E72" w:rsidP="009F4C24">
          <w:pPr>
            <w:pStyle w:val="Pieddepage"/>
            <w:jc w:val="left"/>
          </w:pPr>
          <w:r w:rsidRPr="000F6592">
            <w:fldChar w:fldCharType="begin"/>
          </w:r>
          <w:r w:rsidRPr="000F6592">
            <w:instrText xml:space="preserve"> STYLEREF  S_Version  \* MERGEFORMAT </w:instrText>
          </w:r>
          <w:r w:rsidRPr="000F6592">
            <w:fldChar w:fldCharType="separate"/>
          </w:r>
          <w:r w:rsidR="00D05D78">
            <w:rPr>
              <w:b/>
              <w:bCs/>
              <w:noProof/>
            </w:rPr>
            <w:t>Erreur ! Il n'y a pas de texte répondant à ce style dans ce document.</w:t>
          </w:r>
          <w:r w:rsidRPr="000F6592">
            <w:fldChar w:fldCharType="end"/>
          </w:r>
        </w:p>
        <w:p w14:paraId="2C57F054" w14:textId="12D4A053" w:rsidR="00DE137E" w:rsidRPr="000F6592" w:rsidRDefault="00DE137E" w:rsidP="009F4C24">
          <w:pPr>
            <w:pStyle w:val="Pieddepage"/>
            <w:jc w:val="left"/>
          </w:pPr>
          <w:r w:rsidRPr="000F6592">
            <w:fldChar w:fldCharType="begin"/>
          </w:r>
          <w:r w:rsidRPr="000F6592">
            <w:instrText xml:space="preserve"> DATE \@ "dd/MM/yyyy" </w:instrText>
          </w:r>
          <w:r w:rsidRPr="000F6592">
            <w:fldChar w:fldCharType="separate"/>
          </w:r>
          <w:r w:rsidR="00BF69AA">
            <w:rPr>
              <w:noProof/>
            </w:rPr>
            <w:t>08/09/2026</w:t>
          </w:r>
          <w:r w:rsidRPr="000F6592">
            <w:fldChar w:fldCharType="end"/>
          </w:r>
        </w:p>
      </w:tc>
      <w:tc>
        <w:tcPr>
          <w:tcW w:w="353" w:type="pct"/>
          <w:vAlign w:val="bottom"/>
        </w:tcPr>
        <w:p w14:paraId="44AB90C5" w14:textId="77777777" w:rsidR="00DE137E" w:rsidRPr="000F6592" w:rsidRDefault="00DE137E" w:rsidP="009F4C24">
          <w:pPr>
            <w:pStyle w:val="En-tte"/>
            <w:jc w:val="right"/>
            <w:rPr>
              <w:color w:val="575757" w:themeColor="text1"/>
              <w:sz w:val="24"/>
              <w:szCs w:val="24"/>
            </w:rPr>
          </w:pPr>
          <w:r w:rsidRPr="000F6592">
            <w:rPr>
              <w:noProof/>
            </w:rPr>
            <w:drawing>
              <wp:inline distT="0" distB="0" distL="0" distR="0" wp14:anchorId="38E4BC6D" wp14:editId="3A1D86AD">
                <wp:extent cx="360000" cy="360752"/>
                <wp:effectExtent l="19050" t="0" r="1950" b="0"/>
                <wp:docPr id="13" name="Image 3" descr="Icône_couleur_RVB_300 dp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ône_couleur_RVB_300 dpi.png"/>
                        <pic:cNvPicPr/>
                      </pic:nvPicPr>
                      <pic:blipFill>
                        <a:blip r:embed="rId1" cstate="print"/>
                        <a:stretch>
                          <a:fillRect/>
                        </a:stretch>
                      </pic:blipFill>
                      <pic:spPr>
                        <a:xfrm>
                          <a:off x="0" y="0"/>
                          <a:ext cx="360000" cy="360752"/>
                        </a:xfrm>
                        <a:prstGeom prst="rect">
                          <a:avLst/>
                        </a:prstGeom>
                      </pic:spPr>
                    </pic:pic>
                  </a:graphicData>
                </a:graphic>
              </wp:inline>
            </w:drawing>
          </w:r>
        </w:p>
      </w:tc>
    </w:tr>
  </w:tbl>
  <w:p w14:paraId="47A79A11" w14:textId="77777777" w:rsidR="00DE137E" w:rsidRPr="000F6592" w:rsidRDefault="00DE137E" w:rsidP="00CF38CC">
    <w:pPr>
      <w:pStyle w:val="Pieddepage"/>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840D62" w14:textId="77777777" w:rsidR="00E667E7" w:rsidRPr="000F6592" w:rsidRDefault="00E667E7" w:rsidP="005C5AE7">
      <w:r w:rsidRPr="000F6592">
        <w:separator/>
      </w:r>
    </w:p>
  </w:footnote>
  <w:footnote w:type="continuationSeparator" w:id="0">
    <w:p w14:paraId="158548B1" w14:textId="77777777" w:rsidR="00E667E7" w:rsidRPr="000F6592" w:rsidRDefault="00E667E7" w:rsidP="005C5AE7">
      <w:r w:rsidRPr="000F6592">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57" w:type="dxa"/>
        <w:right w:w="57" w:type="dxa"/>
      </w:tblCellMar>
      <w:tblLook w:val="04A0" w:firstRow="1" w:lastRow="0" w:firstColumn="1" w:lastColumn="0" w:noHBand="0" w:noVBand="1"/>
    </w:tblPr>
    <w:tblGrid>
      <w:gridCol w:w="1759"/>
      <w:gridCol w:w="8673"/>
    </w:tblGrid>
    <w:tr w:rsidR="00DE137E" w:rsidRPr="000F6592" w14:paraId="6DFF2756" w14:textId="77777777" w:rsidTr="008E0D1F">
      <w:trPr>
        <w:cantSplit/>
      </w:trPr>
      <w:tc>
        <w:tcPr>
          <w:tcW w:w="843" w:type="pct"/>
        </w:tcPr>
        <w:p w14:paraId="49E65331" w14:textId="77777777" w:rsidR="00DE137E" w:rsidRPr="000F6592" w:rsidRDefault="00DE137E" w:rsidP="00F107C2">
          <w:pPr>
            <w:pStyle w:val="En-tte"/>
          </w:pPr>
          <w:r w:rsidRPr="000F6592">
            <w:rPr>
              <w:noProof/>
            </w:rPr>
            <w:drawing>
              <wp:inline distT="0" distB="0" distL="0" distR="0" wp14:anchorId="3643E9DE" wp14:editId="666FAFB4">
                <wp:extent cx="972000" cy="307725"/>
                <wp:effectExtent l="19050" t="0" r="0" b="0"/>
                <wp:docPr id="5" name="Image 4" descr="Fredd + signature_couleur_RVB_300 dp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edd + signature_couleur_RVB_300 dpi.png"/>
                        <pic:cNvPicPr/>
                      </pic:nvPicPr>
                      <pic:blipFill>
                        <a:blip r:embed="rId1"/>
                        <a:stretch>
                          <a:fillRect/>
                        </a:stretch>
                      </pic:blipFill>
                      <pic:spPr>
                        <a:xfrm>
                          <a:off x="0" y="0"/>
                          <a:ext cx="972000" cy="307725"/>
                        </a:xfrm>
                        <a:prstGeom prst="rect">
                          <a:avLst/>
                        </a:prstGeom>
                      </pic:spPr>
                    </pic:pic>
                  </a:graphicData>
                </a:graphic>
              </wp:inline>
            </w:drawing>
          </w:r>
        </w:p>
      </w:tc>
      <w:tc>
        <w:tcPr>
          <w:tcW w:w="4157" w:type="pct"/>
        </w:tcPr>
        <w:p w14:paraId="241252CC" w14:textId="70D1D351" w:rsidR="00DE137E" w:rsidRPr="000F6592" w:rsidRDefault="00DE137E" w:rsidP="002109E8">
          <w:pPr>
            <w:pStyle w:val="En-tte"/>
            <w:jc w:val="right"/>
            <w:rPr>
              <w:color w:val="575757" w:themeColor="text1"/>
              <w:sz w:val="24"/>
              <w:szCs w:val="24"/>
            </w:rPr>
          </w:pPr>
          <w:r w:rsidRPr="000F6592">
            <w:rPr>
              <w:color w:val="575757" w:themeColor="text1"/>
              <w:sz w:val="24"/>
              <w:szCs w:val="24"/>
            </w:rPr>
            <w:fldChar w:fldCharType="begin"/>
          </w:r>
          <w:r w:rsidRPr="000F6592">
            <w:rPr>
              <w:color w:val="575757" w:themeColor="text1"/>
              <w:sz w:val="24"/>
              <w:szCs w:val="24"/>
            </w:rPr>
            <w:instrText xml:space="preserve"> STYLEREF  "S_Titre Document"  \* CHARFORMAT </w:instrText>
          </w:r>
          <w:r w:rsidRPr="000F6592">
            <w:rPr>
              <w:color w:val="575757" w:themeColor="text1"/>
              <w:sz w:val="24"/>
              <w:szCs w:val="24"/>
            </w:rPr>
            <w:fldChar w:fldCharType="separate"/>
          </w:r>
          <w:r w:rsidR="00D05D78">
            <w:rPr>
              <w:noProof/>
              <w:color w:val="575757" w:themeColor="text1"/>
              <w:sz w:val="24"/>
              <w:szCs w:val="24"/>
            </w:rPr>
            <w:t>GTAR2026055 «  Expert en IA » – LOT 1&amp;2&amp;4</w:t>
          </w:r>
          <w:r w:rsidRPr="000F6592">
            <w:rPr>
              <w:color w:val="575757" w:themeColor="text1"/>
              <w:sz w:val="24"/>
              <w:szCs w:val="24"/>
            </w:rPr>
            <w:fldChar w:fldCharType="end"/>
          </w:r>
        </w:p>
      </w:tc>
    </w:tr>
  </w:tbl>
  <w:p w14:paraId="7094F62A" w14:textId="77777777" w:rsidR="00DE137E" w:rsidRPr="000F6592" w:rsidRDefault="00DE137E" w:rsidP="00F107C2">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EBCC8" w14:textId="77777777" w:rsidR="00DE137E" w:rsidRPr="000F6592" w:rsidRDefault="00DE137E" w:rsidP="00114452">
    <w:pPr>
      <w:pStyle w:val="En-tte"/>
      <w:spacing w:after="600"/>
      <w:jc w:val="left"/>
    </w:pPr>
    <w:r w:rsidRPr="000F6592">
      <w:rPr>
        <w:noProof/>
      </w:rPr>
      <w:drawing>
        <wp:inline distT="0" distB="0" distL="0" distR="0" wp14:anchorId="3C69FF83" wp14:editId="497C1955">
          <wp:extent cx="1620000" cy="512875"/>
          <wp:effectExtent l="19050" t="0" r="0" b="0"/>
          <wp:docPr id="3" name="Image 2" descr="Fredd + signature_couleur_RVB_300 dp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edd + signature_couleur_RVB_300 dpi.png"/>
                  <pic:cNvPicPr/>
                </pic:nvPicPr>
                <pic:blipFill>
                  <a:blip r:embed="rId1"/>
                  <a:stretch>
                    <a:fillRect/>
                  </a:stretch>
                </pic:blipFill>
                <pic:spPr>
                  <a:xfrm>
                    <a:off x="0" y="0"/>
                    <a:ext cx="1620000" cy="512875"/>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7D93E" w14:textId="77777777" w:rsidR="00DE137E" w:rsidRPr="000F6592" w:rsidRDefault="00DE137E" w:rsidP="00114452">
    <w:pPr>
      <w:pStyle w:val="En-tte"/>
      <w:spacing w:after="600"/>
      <w:jc w:val="left"/>
    </w:pPr>
    <w:r w:rsidRPr="000F6592">
      <w:rPr>
        <w:noProof/>
      </w:rPr>
      <w:drawing>
        <wp:inline distT="0" distB="0" distL="0" distR="0" wp14:anchorId="19C475F7" wp14:editId="20EE336A">
          <wp:extent cx="1620000" cy="512875"/>
          <wp:effectExtent l="19050" t="0" r="0" b="0"/>
          <wp:docPr id="1" name="Image 2" descr="Fredd + signature_couleur_RVB_300 dp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edd + signature_couleur_RVB_300 dpi.png"/>
                  <pic:cNvPicPr/>
                </pic:nvPicPr>
                <pic:blipFill>
                  <a:blip r:embed="rId1"/>
                  <a:stretch>
                    <a:fillRect/>
                  </a:stretch>
                </pic:blipFill>
                <pic:spPr>
                  <a:xfrm>
                    <a:off x="0" y="0"/>
                    <a:ext cx="1620000" cy="51287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55172"/>
    <w:multiLevelType w:val="multilevel"/>
    <w:tmpl w:val="75F6F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858776"/>
    <w:multiLevelType w:val="hybridMultilevel"/>
    <w:tmpl w:val="8B189C70"/>
    <w:lvl w:ilvl="0" w:tplc="F4560B66">
      <w:start w:val="1"/>
      <w:numFmt w:val="bullet"/>
      <w:lvlText w:val=""/>
      <w:lvlJc w:val="left"/>
      <w:pPr>
        <w:ind w:left="720" w:hanging="360"/>
      </w:pPr>
      <w:rPr>
        <w:rFonts w:ascii="Symbol" w:hAnsi="Symbol" w:hint="default"/>
      </w:rPr>
    </w:lvl>
    <w:lvl w:ilvl="1" w:tplc="B4C6B66E">
      <w:start w:val="1"/>
      <w:numFmt w:val="bullet"/>
      <w:lvlText w:val="o"/>
      <w:lvlJc w:val="left"/>
      <w:pPr>
        <w:ind w:left="1440" w:hanging="360"/>
      </w:pPr>
      <w:rPr>
        <w:rFonts w:ascii="Courier New" w:hAnsi="Courier New" w:hint="default"/>
      </w:rPr>
    </w:lvl>
    <w:lvl w:ilvl="2" w:tplc="4EBA918E">
      <w:start w:val="1"/>
      <w:numFmt w:val="bullet"/>
      <w:lvlText w:val=""/>
      <w:lvlJc w:val="left"/>
      <w:pPr>
        <w:ind w:left="2160" w:hanging="360"/>
      </w:pPr>
      <w:rPr>
        <w:rFonts w:ascii="Wingdings" w:hAnsi="Wingdings" w:hint="default"/>
      </w:rPr>
    </w:lvl>
    <w:lvl w:ilvl="3" w:tplc="7374ABEC">
      <w:start w:val="1"/>
      <w:numFmt w:val="bullet"/>
      <w:lvlText w:val=""/>
      <w:lvlJc w:val="left"/>
      <w:pPr>
        <w:ind w:left="2880" w:hanging="360"/>
      </w:pPr>
      <w:rPr>
        <w:rFonts w:ascii="Symbol" w:hAnsi="Symbol" w:hint="default"/>
      </w:rPr>
    </w:lvl>
    <w:lvl w:ilvl="4" w:tplc="236AFAAA">
      <w:start w:val="1"/>
      <w:numFmt w:val="bullet"/>
      <w:lvlText w:val="o"/>
      <w:lvlJc w:val="left"/>
      <w:pPr>
        <w:ind w:left="3600" w:hanging="360"/>
      </w:pPr>
      <w:rPr>
        <w:rFonts w:ascii="Courier New" w:hAnsi="Courier New" w:hint="default"/>
      </w:rPr>
    </w:lvl>
    <w:lvl w:ilvl="5" w:tplc="E5B85C3C">
      <w:start w:val="1"/>
      <w:numFmt w:val="bullet"/>
      <w:lvlText w:val=""/>
      <w:lvlJc w:val="left"/>
      <w:pPr>
        <w:ind w:left="4320" w:hanging="360"/>
      </w:pPr>
      <w:rPr>
        <w:rFonts w:ascii="Wingdings" w:hAnsi="Wingdings" w:hint="default"/>
      </w:rPr>
    </w:lvl>
    <w:lvl w:ilvl="6" w:tplc="D7E4D0CE">
      <w:start w:val="1"/>
      <w:numFmt w:val="bullet"/>
      <w:lvlText w:val=""/>
      <w:lvlJc w:val="left"/>
      <w:pPr>
        <w:ind w:left="5040" w:hanging="360"/>
      </w:pPr>
      <w:rPr>
        <w:rFonts w:ascii="Symbol" w:hAnsi="Symbol" w:hint="default"/>
      </w:rPr>
    </w:lvl>
    <w:lvl w:ilvl="7" w:tplc="17A2FA1A">
      <w:start w:val="1"/>
      <w:numFmt w:val="bullet"/>
      <w:lvlText w:val="o"/>
      <w:lvlJc w:val="left"/>
      <w:pPr>
        <w:ind w:left="5760" w:hanging="360"/>
      </w:pPr>
      <w:rPr>
        <w:rFonts w:ascii="Courier New" w:hAnsi="Courier New" w:hint="default"/>
      </w:rPr>
    </w:lvl>
    <w:lvl w:ilvl="8" w:tplc="3AD440CE">
      <w:start w:val="1"/>
      <w:numFmt w:val="bullet"/>
      <w:lvlText w:val=""/>
      <w:lvlJc w:val="left"/>
      <w:pPr>
        <w:ind w:left="6480" w:hanging="360"/>
      </w:pPr>
      <w:rPr>
        <w:rFonts w:ascii="Wingdings" w:hAnsi="Wingdings" w:hint="default"/>
      </w:rPr>
    </w:lvl>
  </w:abstractNum>
  <w:abstractNum w:abstractNumId="2" w15:restartNumberingAfterBreak="0">
    <w:nsid w:val="0B8A50A6"/>
    <w:multiLevelType w:val="multilevel"/>
    <w:tmpl w:val="4AF4F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AF3FBB"/>
    <w:multiLevelType w:val="hybridMultilevel"/>
    <w:tmpl w:val="68A6242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04942A7"/>
    <w:multiLevelType w:val="multilevel"/>
    <w:tmpl w:val="70B40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32F0D63"/>
    <w:multiLevelType w:val="hybridMultilevel"/>
    <w:tmpl w:val="7F42ADB6"/>
    <w:lvl w:ilvl="0" w:tplc="5B00632E">
      <w:numFmt w:val="bullet"/>
      <w:lvlText w:val="-"/>
      <w:lvlJc w:val="left"/>
      <w:pPr>
        <w:ind w:left="720" w:hanging="360"/>
      </w:pPr>
      <w:rPr>
        <w:rFonts w:ascii="Enedis" w:eastAsia="Arial" w:hAnsi="Enedis"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24E360B9"/>
    <w:multiLevelType w:val="hybridMultilevel"/>
    <w:tmpl w:val="CBE6BDD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29D345F7"/>
    <w:multiLevelType w:val="multilevel"/>
    <w:tmpl w:val="8FAC2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BA5E1A"/>
    <w:multiLevelType w:val="hybridMultilevel"/>
    <w:tmpl w:val="DAF8DFF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327E3DDD"/>
    <w:multiLevelType w:val="multilevel"/>
    <w:tmpl w:val="F654B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884A3A"/>
    <w:multiLevelType w:val="multilevel"/>
    <w:tmpl w:val="CAEC6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311B09"/>
    <w:multiLevelType w:val="multilevel"/>
    <w:tmpl w:val="BB3A179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i/>
        <w:lang w:val="fr-FR"/>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1CE2F55"/>
    <w:multiLevelType w:val="multilevel"/>
    <w:tmpl w:val="03983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1B6736A"/>
    <w:multiLevelType w:val="hybridMultilevel"/>
    <w:tmpl w:val="44303A98"/>
    <w:lvl w:ilvl="0" w:tplc="5B00632E">
      <w:numFmt w:val="bullet"/>
      <w:lvlText w:val="-"/>
      <w:lvlJc w:val="left"/>
      <w:pPr>
        <w:ind w:left="720" w:hanging="360"/>
      </w:pPr>
      <w:rPr>
        <w:rFonts w:ascii="Enedis" w:eastAsia="Arial" w:hAnsi="Enedis"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5344176A"/>
    <w:multiLevelType w:val="multilevel"/>
    <w:tmpl w:val="F5DC7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63E41FF"/>
    <w:multiLevelType w:val="hybridMultilevel"/>
    <w:tmpl w:val="29B2E2B8"/>
    <w:lvl w:ilvl="0" w:tplc="4BDEEEAE">
      <w:start w:val="1"/>
      <w:numFmt w:val="bullet"/>
      <w:pStyle w:val="SPuce"/>
      <w:lvlText w:val=""/>
      <w:lvlJc w:val="left"/>
      <w:pPr>
        <w:ind w:left="360" w:hanging="360"/>
      </w:pPr>
      <w:rPr>
        <w:rFonts w:ascii="Wingdings" w:hAnsi="Wingdings" w:hint="default"/>
        <w:color w:val="005EB8" w:themeColor="background2"/>
        <w:sz w:val="18"/>
        <w:szCs w:val="1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5D402183"/>
    <w:multiLevelType w:val="hybridMultilevel"/>
    <w:tmpl w:val="96B07454"/>
    <w:lvl w:ilvl="0" w:tplc="5B00632E">
      <w:numFmt w:val="bullet"/>
      <w:lvlText w:val="-"/>
      <w:lvlJc w:val="left"/>
      <w:pPr>
        <w:ind w:left="720" w:hanging="360"/>
      </w:pPr>
      <w:rPr>
        <w:rFonts w:ascii="Enedis" w:eastAsia="Arial" w:hAnsi="Enedis"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5DB778F6"/>
    <w:multiLevelType w:val="hybridMultilevel"/>
    <w:tmpl w:val="8576732A"/>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8" w15:restartNumberingAfterBreak="0">
    <w:nsid w:val="5FB01EDA"/>
    <w:multiLevelType w:val="multilevel"/>
    <w:tmpl w:val="7F16F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01C5322"/>
    <w:multiLevelType w:val="multilevel"/>
    <w:tmpl w:val="21B81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430FE8"/>
    <w:multiLevelType w:val="hybridMultilevel"/>
    <w:tmpl w:val="25CA148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61511C5E"/>
    <w:multiLevelType w:val="hybridMultilevel"/>
    <w:tmpl w:val="7A1A95DC"/>
    <w:lvl w:ilvl="0" w:tplc="3E48CA94">
      <w:start w:val="1"/>
      <w:numFmt w:val="bullet"/>
      <w:lvlText w:val=""/>
      <w:lvlJc w:val="left"/>
      <w:pPr>
        <w:ind w:left="720" w:hanging="360"/>
      </w:pPr>
      <w:rPr>
        <w:rFonts w:ascii="Wingdings" w:hAnsi="Wingdings" w:hint="default"/>
        <w:color w:val="005EB8" w:themeColor="background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63921D13"/>
    <w:multiLevelType w:val="hybridMultilevel"/>
    <w:tmpl w:val="4232CA30"/>
    <w:lvl w:ilvl="0" w:tplc="5B00632E">
      <w:numFmt w:val="bullet"/>
      <w:lvlText w:val="-"/>
      <w:lvlJc w:val="left"/>
      <w:pPr>
        <w:ind w:left="720" w:hanging="360"/>
      </w:pPr>
      <w:rPr>
        <w:rFonts w:ascii="Enedis" w:eastAsia="Arial" w:hAnsi="Enedis"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644C0445"/>
    <w:multiLevelType w:val="multilevel"/>
    <w:tmpl w:val="BB5ADB4E"/>
    <w:name w:val="15_Liste322"/>
    <w:lvl w:ilvl="0">
      <w:start w:val="1"/>
      <w:numFmt w:val="decimal"/>
      <w:pStyle w:val="STitre1"/>
      <w:lvlText w:val="%1."/>
      <w:lvlJc w:val="left"/>
      <w:pPr>
        <w:ind w:left="360" w:hanging="360"/>
      </w:pPr>
      <w:rPr>
        <w:rFonts w:ascii="Calibri" w:hAnsi="Calibri" w:hint="default"/>
        <w:b/>
        <w:bCs/>
        <w:i w:val="0"/>
        <w:iCs w:val="0"/>
        <w:color w:val="004D8F"/>
        <w:sz w:val="24"/>
        <w:szCs w:val="24"/>
      </w:rPr>
    </w:lvl>
    <w:lvl w:ilvl="1">
      <w:start w:val="1"/>
      <w:numFmt w:val="decimal"/>
      <w:pStyle w:val="STitre2"/>
      <w:lvlText w:val="%1.%2."/>
      <w:lvlJc w:val="left"/>
      <w:pPr>
        <w:ind w:left="858" w:hanging="432"/>
      </w:pPr>
      <w:rPr>
        <w:rFonts w:ascii="Calibri" w:hAnsi="Calibri" w:hint="default"/>
        <w:b w:val="0"/>
        <w:bCs/>
        <w:i w:val="0"/>
        <w:iCs w:val="0"/>
        <w:color w:val="005EB8" w:themeColor="background2"/>
        <w:sz w:val="20"/>
        <w:szCs w:val="20"/>
      </w:rPr>
    </w:lvl>
    <w:lvl w:ilvl="2">
      <w:start w:val="1"/>
      <w:numFmt w:val="decimal"/>
      <w:pStyle w:val="STitre3"/>
      <w:lvlText w:val="%1.%2.%3."/>
      <w:lvlJc w:val="left"/>
      <w:pPr>
        <w:ind w:left="1355" w:hanging="504"/>
      </w:pPr>
      <w:rPr>
        <w:rFonts w:ascii="Calibri" w:hAnsi="Calibri" w:hint="default"/>
        <w:b/>
        <w:bCs w:val="0"/>
        <w:i w:val="0"/>
        <w:iCs w:val="0"/>
        <w:color w:val="575757" w:themeColor="text1"/>
        <w:sz w:val="20"/>
        <w:szCs w:val="20"/>
      </w:rPr>
    </w:lvl>
    <w:lvl w:ilvl="3">
      <w:start w:val="1"/>
      <w:numFmt w:val="decimal"/>
      <w:pStyle w:val="STitre4"/>
      <w:lvlText w:val="%1.%2.%3.%4."/>
      <w:lvlJc w:val="left"/>
      <w:pPr>
        <w:ind w:left="1728" w:hanging="648"/>
      </w:pPr>
      <w:rPr>
        <w:rFonts w:ascii="Calibri" w:hAnsi="Calibri" w:hint="default"/>
        <w:b w:val="0"/>
        <w:bCs w:val="0"/>
        <w:i w:val="0"/>
        <w:iCs w:val="0"/>
        <w:color w:val="505150"/>
        <w:sz w:val="20"/>
        <w:szCs w:val="20"/>
      </w:rPr>
    </w:lvl>
    <w:lvl w:ilvl="4">
      <w:start w:val="1"/>
      <w:numFmt w:val="decimal"/>
      <w:pStyle w:val="STitre5"/>
      <w:lvlText w:val="%1.%2.%3.%4.%5."/>
      <w:lvlJc w:val="left"/>
      <w:pPr>
        <w:ind w:left="2232" w:hanging="792"/>
      </w:pPr>
      <w:rPr>
        <w:rFonts w:ascii="Calibri" w:hAnsi="Calibri" w:hint="default"/>
        <w:b w:val="0"/>
        <w:bCs w:val="0"/>
        <w:i/>
        <w:iCs/>
        <w:color w:val="505150"/>
        <w:sz w:val="20"/>
        <w:szCs w:val="20"/>
      </w:rPr>
    </w:lvl>
    <w:lvl w:ilvl="5">
      <w:start w:val="1"/>
      <w:numFmt w:val="decimal"/>
      <w:lvlText w:val="%1.%2.%3.%4.%5.%6."/>
      <w:lvlJc w:val="left"/>
      <w:pPr>
        <w:ind w:left="2736" w:hanging="936"/>
      </w:pPr>
      <w:rPr>
        <w:rFonts w:ascii="Calibri" w:hAnsi="Calibri" w:hint="default"/>
        <w:b w:val="0"/>
        <w:bCs w:val="0"/>
        <w:i w:val="0"/>
        <w:iCs w:val="0"/>
        <w:color w:val="505150"/>
        <w:sz w:val="18"/>
        <w:szCs w:val="18"/>
      </w:rPr>
    </w:lvl>
    <w:lvl w:ilvl="6">
      <w:start w:val="1"/>
      <w:numFmt w:val="decimal"/>
      <w:lvlText w:val="%1.%2.%3.%4.%5.%6.%7."/>
      <w:lvlJc w:val="left"/>
      <w:pPr>
        <w:ind w:left="3240" w:hanging="1080"/>
      </w:pPr>
      <w:rPr>
        <w:rFonts w:ascii="Calibri" w:hAnsi="Calibri" w:hint="default"/>
        <w:b w:val="0"/>
        <w:bCs w:val="0"/>
        <w:i w:val="0"/>
        <w:iCs w:val="0"/>
        <w:color w:val="505150"/>
        <w:sz w:val="18"/>
        <w:szCs w:val="18"/>
      </w:rPr>
    </w:lvl>
    <w:lvl w:ilvl="7">
      <w:start w:val="1"/>
      <w:numFmt w:val="decimal"/>
      <w:lvlText w:val="%1.%2.%3.%4.%5.%6.%7.%8."/>
      <w:lvlJc w:val="left"/>
      <w:pPr>
        <w:ind w:left="3744" w:hanging="1224"/>
      </w:pPr>
      <w:rPr>
        <w:rFonts w:ascii="Calibri" w:hAnsi="Calibri" w:hint="default"/>
        <w:b w:val="0"/>
        <w:bCs w:val="0"/>
        <w:i w:val="0"/>
        <w:iCs w:val="0"/>
        <w:color w:val="505150"/>
        <w:sz w:val="18"/>
        <w:szCs w:val="18"/>
      </w:rPr>
    </w:lvl>
    <w:lvl w:ilvl="8">
      <w:start w:val="1"/>
      <w:numFmt w:val="decimal"/>
      <w:lvlText w:val="%1.%2.%3.%4.%5.%6.%7.%8.%9."/>
      <w:lvlJc w:val="left"/>
      <w:pPr>
        <w:ind w:left="4320" w:hanging="1440"/>
      </w:pPr>
      <w:rPr>
        <w:rFonts w:ascii="Calibri" w:hAnsi="Calibri" w:hint="default"/>
        <w:b w:val="0"/>
        <w:bCs w:val="0"/>
        <w:i w:val="0"/>
        <w:iCs w:val="0"/>
        <w:color w:val="505150"/>
        <w:sz w:val="18"/>
        <w:szCs w:val="18"/>
      </w:rPr>
    </w:lvl>
  </w:abstractNum>
  <w:abstractNum w:abstractNumId="24" w15:restartNumberingAfterBreak="0">
    <w:nsid w:val="65355CDA"/>
    <w:multiLevelType w:val="multilevel"/>
    <w:tmpl w:val="AE7C5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FB5C30"/>
    <w:multiLevelType w:val="hybridMultilevel"/>
    <w:tmpl w:val="E9C4CA4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6C1952DE"/>
    <w:multiLevelType w:val="hybridMultilevel"/>
    <w:tmpl w:val="B452630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7D085DDA"/>
    <w:multiLevelType w:val="hybridMultilevel"/>
    <w:tmpl w:val="863C3B9A"/>
    <w:lvl w:ilvl="0" w:tplc="5B00632E">
      <w:numFmt w:val="bullet"/>
      <w:lvlText w:val="-"/>
      <w:lvlJc w:val="left"/>
      <w:pPr>
        <w:ind w:left="720" w:hanging="360"/>
      </w:pPr>
      <w:rPr>
        <w:rFonts w:ascii="Enedis" w:eastAsia="Arial" w:hAnsi="Enedis"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7F227F68"/>
    <w:multiLevelType w:val="hybridMultilevel"/>
    <w:tmpl w:val="28CED180"/>
    <w:lvl w:ilvl="0" w:tplc="040C0001">
      <w:start w:val="1"/>
      <w:numFmt w:val="bullet"/>
      <w:lvlText w:val=""/>
      <w:lvlJc w:val="left"/>
      <w:pPr>
        <w:ind w:left="768" w:hanging="360"/>
      </w:pPr>
      <w:rPr>
        <w:rFonts w:ascii="Symbol" w:hAnsi="Symbol" w:hint="default"/>
      </w:rPr>
    </w:lvl>
    <w:lvl w:ilvl="1" w:tplc="040C0003" w:tentative="1">
      <w:start w:val="1"/>
      <w:numFmt w:val="bullet"/>
      <w:lvlText w:val="o"/>
      <w:lvlJc w:val="left"/>
      <w:pPr>
        <w:ind w:left="1488" w:hanging="360"/>
      </w:pPr>
      <w:rPr>
        <w:rFonts w:ascii="Courier New" w:hAnsi="Courier New" w:cs="Courier New" w:hint="default"/>
      </w:rPr>
    </w:lvl>
    <w:lvl w:ilvl="2" w:tplc="040C0005" w:tentative="1">
      <w:start w:val="1"/>
      <w:numFmt w:val="bullet"/>
      <w:lvlText w:val=""/>
      <w:lvlJc w:val="left"/>
      <w:pPr>
        <w:ind w:left="2208" w:hanging="360"/>
      </w:pPr>
      <w:rPr>
        <w:rFonts w:ascii="Wingdings" w:hAnsi="Wingdings" w:hint="default"/>
      </w:rPr>
    </w:lvl>
    <w:lvl w:ilvl="3" w:tplc="040C0001" w:tentative="1">
      <w:start w:val="1"/>
      <w:numFmt w:val="bullet"/>
      <w:lvlText w:val=""/>
      <w:lvlJc w:val="left"/>
      <w:pPr>
        <w:ind w:left="2928" w:hanging="360"/>
      </w:pPr>
      <w:rPr>
        <w:rFonts w:ascii="Symbol" w:hAnsi="Symbol" w:hint="default"/>
      </w:rPr>
    </w:lvl>
    <w:lvl w:ilvl="4" w:tplc="040C0003" w:tentative="1">
      <w:start w:val="1"/>
      <w:numFmt w:val="bullet"/>
      <w:lvlText w:val="o"/>
      <w:lvlJc w:val="left"/>
      <w:pPr>
        <w:ind w:left="3648" w:hanging="360"/>
      </w:pPr>
      <w:rPr>
        <w:rFonts w:ascii="Courier New" w:hAnsi="Courier New" w:cs="Courier New" w:hint="default"/>
      </w:rPr>
    </w:lvl>
    <w:lvl w:ilvl="5" w:tplc="040C0005" w:tentative="1">
      <w:start w:val="1"/>
      <w:numFmt w:val="bullet"/>
      <w:lvlText w:val=""/>
      <w:lvlJc w:val="left"/>
      <w:pPr>
        <w:ind w:left="4368" w:hanging="360"/>
      </w:pPr>
      <w:rPr>
        <w:rFonts w:ascii="Wingdings" w:hAnsi="Wingdings" w:hint="default"/>
      </w:rPr>
    </w:lvl>
    <w:lvl w:ilvl="6" w:tplc="040C0001" w:tentative="1">
      <w:start w:val="1"/>
      <w:numFmt w:val="bullet"/>
      <w:lvlText w:val=""/>
      <w:lvlJc w:val="left"/>
      <w:pPr>
        <w:ind w:left="5088" w:hanging="360"/>
      </w:pPr>
      <w:rPr>
        <w:rFonts w:ascii="Symbol" w:hAnsi="Symbol" w:hint="default"/>
      </w:rPr>
    </w:lvl>
    <w:lvl w:ilvl="7" w:tplc="040C0003" w:tentative="1">
      <w:start w:val="1"/>
      <w:numFmt w:val="bullet"/>
      <w:lvlText w:val="o"/>
      <w:lvlJc w:val="left"/>
      <w:pPr>
        <w:ind w:left="5808" w:hanging="360"/>
      </w:pPr>
      <w:rPr>
        <w:rFonts w:ascii="Courier New" w:hAnsi="Courier New" w:cs="Courier New" w:hint="default"/>
      </w:rPr>
    </w:lvl>
    <w:lvl w:ilvl="8" w:tplc="040C0005" w:tentative="1">
      <w:start w:val="1"/>
      <w:numFmt w:val="bullet"/>
      <w:lvlText w:val=""/>
      <w:lvlJc w:val="left"/>
      <w:pPr>
        <w:ind w:left="6528" w:hanging="360"/>
      </w:pPr>
      <w:rPr>
        <w:rFonts w:ascii="Wingdings" w:hAnsi="Wingdings" w:hint="default"/>
      </w:rPr>
    </w:lvl>
  </w:abstractNum>
  <w:num w:numId="1" w16cid:durableId="388237264">
    <w:abstractNumId w:val="15"/>
  </w:num>
  <w:num w:numId="2" w16cid:durableId="1546747392">
    <w:abstractNumId w:val="23"/>
  </w:num>
  <w:num w:numId="3" w16cid:durableId="2089301258">
    <w:abstractNumId w:val="21"/>
  </w:num>
  <w:num w:numId="4" w16cid:durableId="449739278">
    <w:abstractNumId w:val="1"/>
  </w:num>
  <w:num w:numId="5" w16cid:durableId="1949970742">
    <w:abstractNumId w:val="6"/>
  </w:num>
  <w:num w:numId="6" w16cid:durableId="1423261448">
    <w:abstractNumId w:val="20"/>
  </w:num>
  <w:num w:numId="7" w16cid:durableId="1231378983">
    <w:abstractNumId w:val="13"/>
  </w:num>
  <w:num w:numId="8" w16cid:durableId="404377944">
    <w:abstractNumId w:val="4"/>
  </w:num>
  <w:num w:numId="9" w16cid:durableId="2052920640">
    <w:abstractNumId w:val="14"/>
  </w:num>
  <w:num w:numId="10" w16cid:durableId="24597390">
    <w:abstractNumId w:val="18"/>
  </w:num>
  <w:num w:numId="11" w16cid:durableId="850222927">
    <w:abstractNumId w:val="12"/>
  </w:num>
  <w:num w:numId="12" w16cid:durableId="173958630">
    <w:abstractNumId w:val="11"/>
  </w:num>
  <w:num w:numId="13" w16cid:durableId="675618766">
    <w:abstractNumId w:val="22"/>
  </w:num>
  <w:num w:numId="14" w16cid:durableId="2111469050">
    <w:abstractNumId w:val="7"/>
  </w:num>
  <w:num w:numId="15" w16cid:durableId="122383327">
    <w:abstractNumId w:val="5"/>
  </w:num>
  <w:num w:numId="16" w16cid:durableId="1626347667">
    <w:abstractNumId w:val="27"/>
  </w:num>
  <w:num w:numId="17" w16cid:durableId="1012994891">
    <w:abstractNumId w:val="16"/>
  </w:num>
  <w:num w:numId="18" w16cid:durableId="1026179373">
    <w:abstractNumId w:val="9"/>
  </w:num>
  <w:num w:numId="19" w16cid:durableId="262491394">
    <w:abstractNumId w:val="28"/>
  </w:num>
  <w:num w:numId="20" w16cid:durableId="1174416414">
    <w:abstractNumId w:val="19"/>
  </w:num>
  <w:num w:numId="21" w16cid:durableId="802960964">
    <w:abstractNumId w:val="3"/>
  </w:num>
  <w:num w:numId="22" w16cid:durableId="1317296980">
    <w:abstractNumId w:val="26"/>
  </w:num>
  <w:num w:numId="23" w16cid:durableId="687215871">
    <w:abstractNumId w:val="8"/>
  </w:num>
  <w:num w:numId="24" w16cid:durableId="880244032">
    <w:abstractNumId w:val="17"/>
  </w:num>
  <w:num w:numId="25" w16cid:durableId="77020126">
    <w:abstractNumId w:val="25"/>
  </w:num>
  <w:num w:numId="26" w16cid:durableId="1236745047">
    <w:abstractNumId w:val="2"/>
  </w:num>
  <w:num w:numId="27" w16cid:durableId="1985113161">
    <w:abstractNumId w:val="0"/>
  </w:num>
  <w:num w:numId="28" w16cid:durableId="208106945">
    <w:abstractNumId w:val="10"/>
  </w:num>
  <w:num w:numId="29" w16cid:durableId="816730323">
    <w:abstractNumId w:val="24"/>
  </w:num>
  <w:numIdMacAtCleanup w:val="1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érôme MASSET">
    <w15:presenceInfo w15:providerId="AD" w15:userId="S::jerome.masset@yele.fr::7b40cf32-8432-463a-8bf2-4aa8ecf9ac15"/>
  </w15:person>
  <w15:person w15:author="Emeric DENAMIEL">
    <w15:presenceInfo w15:providerId="AD" w15:userId="S::emeric.denamiel@yele.fr::4905f0ef-d1db-4d18-97d9-1061195c4484"/>
  </w15:person>
  <w15:person w15:author="Abdenour MABED">
    <w15:presenceInfo w15:providerId="AD" w15:userId="S::abdenour.mabed@yele.fr::d1da0326-861e-4423-84bc-c680c36e922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ttachedTemplate r:id="rId1"/>
  <w:stylePaneFormatFilter w:val="5F04" w:allStyles="0" w:customStyles="0" w:latentStyles="1" w:stylesInUse="0" w:headingStyles="0" w:numberingStyles="0" w:tableStyles="0" w:directFormattingOnRuns="1" w:directFormattingOnParagraphs="1" w:directFormattingOnNumbering="1" w:directFormattingOnTables="1" w:clearFormatting="1" w:top3HeadingStyles="0" w:visibleStyles="1" w:alternateStyleNames="0"/>
  <w:stylePaneSortMethod w:val="0000"/>
  <w:trackRevisions/>
  <w:defaultTabStop w:val="708"/>
  <w:hyphenationZone w:val="425"/>
  <w:drawingGridHorizontalSpacing w:val="120"/>
  <w:displayHorizontalDrawingGridEvery w:val="2"/>
  <w:displayVerticalDrawingGridEvery w:val="2"/>
  <w:characterSpacingControl w:val="doNotCompress"/>
  <w:hdrShapeDefaults>
    <o:shapedefaults v:ext="edit" spidmax="2080">
      <o:colormru v:ext="edit" colors="#005eb8,#97b1da"/>
    </o:shapedefaults>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A614E"/>
    <w:rsid w:val="00000923"/>
    <w:rsid w:val="000019F6"/>
    <w:rsid w:val="00004948"/>
    <w:rsid w:val="0000539D"/>
    <w:rsid w:val="0000620C"/>
    <w:rsid w:val="0001079B"/>
    <w:rsid w:val="00010B88"/>
    <w:rsid w:val="00011D87"/>
    <w:rsid w:val="00012659"/>
    <w:rsid w:val="00012AC1"/>
    <w:rsid w:val="0001684C"/>
    <w:rsid w:val="00022561"/>
    <w:rsid w:val="00022CED"/>
    <w:rsid w:val="00024742"/>
    <w:rsid w:val="000260DF"/>
    <w:rsid w:val="00030662"/>
    <w:rsid w:val="000308D5"/>
    <w:rsid w:val="00032917"/>
    <w:rsid w:val="000367C4"/>
    <w:rsid w:val="00036AA4"/>
    <w:rsid w:val="0003718F"/>
    <w:rsid w:val="00037F65"/>
    <w:rsid w:val="0004273E"/>
    <w:rsid w:val="000461E9"/>
    <w:rsid w:val="000506BE"/>
    <w:rsid w:val="000510DF"/>
    <w:rsid w:val="000521CF"/>
    <w:rsid w:val="0005323D"/>
    <w:rsid w:val="00053B20"/>
    <w:rsid w:val="00053E80"/>
    <w:rsid w:val="00054290"/>
    <w:rsid w:val="00055416"/>
    <w:rsid w:val="00055529"/>
    <w:rsid w:val="00055B57"/>
    <w:rsid w:val="00056D81"/>
    <w:rsid w:val="00060F96"/>
    <w:rsid w:val="000612E1"/>
    <w:rsid w:val="00064494"/>
    <w:rsid w:val="00064DC7"/>
    <w:rsid w:val="000672BF"/>
    <w:rsid w:val="0006730C"/>
    <w:rsid w:val="00073420"/>
    <w:rsid w:val="000768A7"/>
    <w:rsid w:val="00082017"/>
    <w:rsid w:val="00084A74"/>
    <w:rsid w:val="00087A79"/>
    <w:rsid w:val="00092613"/>
    <w:rsid w:val="00092DA7"/>
    <w:rsid w:val="00092E2A"/>
    <w:rsid w:val="00093982"/>
    <w:rsid w:val="000A0829"/>
    <w:rsid w:val="000A1225"/>
    <w:rsid w:val="000A155A"/>
    <w:rsid w:val="000A175B"/>
    <w:rsid w:val="000A1F0A"/>
    <w:rsid w:val="000A2E7C"/>
    <w:rsid w:val="000A3B12"/>
    <w:rsid w:val="000A3C68"/>
    <w:rsid w:val="000A670E"/>
    <w:rsid w:val="000B13F0"/>
    <w:rsid w:val="000B2C87"/>
    <w:rsid w:val="000B5E1F"/>
    <w:rsid w:val="000C0371"/>
    <w:rsid w:val="000C0832"/>
    <w:rsid w:val="000C5A96"/>
    <w:rsid w:val="000C5CE7"/>
    <w:rsid w:val="000C7A9A"/>
    <w:rsid w:val="000D0E94"/>
    <w:rsid w:val="000D2701"/>
    <w:rsid w:val="000D6116"/>
    <w:rsid w:val="000D7478"/>
    <w:rsid w:val="000D7B39"/>
    <w:rsid w:val="000E0B4B"/>
    <w:rsid w:val="000E12DD"/>
    <w:rsid w:val="000E1ADC"/>
    <w:rsid w:val="000E1C8A"/>
    <w:rsid w:val="000E1FB6"/>
    <w:rsid w:val="000E2363"/>
    <w:rsid w:val="000E724A"/>
    <w:rsid w:val="000F5CF3"/>
    <w:rsid w:val="000F6592"/>
    <w:rsid w:val="0010038E"/>
    <w:rsid w:val="001037E8"/>
    <w:rsid w:val="00104824"/>
    <w:rsid w:val="001052A8"/>
    <w:rsid w:val="00105C62"/>
    <w:rsid w:val="00111AFB"/>
    <w:rsid w:val="00112F15"/>
    <w:rsid w:val="0011331C"/>
    <w:rsid w:val="001133A3"/>
    <w:rsid w:val="0011358A"/>
    <w:rsid w:val="00114452"/>
    <w:rsid w:val="00115265"/>
    <w:rsid w:val="00115A9A"/>
    <w:rsid w:val="00117863"/>
    <w:rsid w:val="00121E5A"/>
    <w:rsid w:val="00123B2B"/>
    <w:rsid w:val="0012542E"/>
    <w:rsid w:val="00125C4D"/>
    <w:rsid w:val="00125D97"/>
    <w:rsid w:val="00132E06"/>
    <w:rsid w:val="0013386C"/>
    <w:rsid w:val="001338BA"/>
    <w:rsid w:val="001348BD"/>
    <w:rsid w:val="00134AE1"/>
    <w:rsid w:val="00136E8B"/>
    <w:rsid w:val="00137503"/>
    <w:rsid w:val="00140633"/>
    <w:rsid w:val="00141E4D"/>
    <w:rsid w:val="001438EA"/>
    <w:rsid w:val="00144464"/>
    <w:rsid w:val="00144601"/>
    <w:rsid w:val="00147C13"/>
    <w:rsid w:val="00150337"/>
    <w:rsid w:val="00153951"/>
    <w:rsid w:val="00153F63"/>
    <w:rsid w:val="001547EF"/>
    <w:rsid w:val="0015762E"/>
    <w:rsid w:val="00160089"/>
    <w:rsid w:val="00161052"/>
    <w:rsid w:val="00161370"/>
    <w:rsid w:val="00161377"/>
    <w:rsid w:val="00161A5D"/>
    <w:rsid w:val="0016482D"/>
    <w:rsid w:val="00166B96"/>
    <w:rsid w:val="001723A0"/>
    <w:rsid w:val="00174956"/>
    <w:rsid w:val="0017540B"/>
    <w:rsid w:val="00180654"/>
    <w:rsid w:val="0018127F"/>
    <w:rsid w:val="001815BE"/>
    <w:rsid w:val="00183C3C"/>
    <w:rsid w:val="00183DE6"/>
    <w:rsid w:val="0018662B"/>
    <w:rsid w:val="00190AEC"/>
    <w:rsid w:val="00192021"/>
    <w:rsid w:val="00192496"/>
    <w:rsid w:val="00193ECE"/>
    <w:rsid w:val="001971B2"/>
    <w:rsid w:val="001972B8"/>
    <w:rsid w:val="001A2849"/>
    <w:rsid w:val="001A353F"/>
    <w:rsid w:val="001A37E6"/>
    <w:rsid w:val="001A5EFA"/>
    <w:rsid w:val="001A635C"/>
    <w:rsid w:val="001B0820"/>
    <w:rsid w:val="001B21E7"/>
    <w:rsid w:val="001B4CD0"/>
    <w:rsid w:val="001B4D98"/>
    <w:rsid w:val="001B70E9"/>
    <w:rsid w:val="001C34F2"/>
    <w:rsid w:val="001C3C24"/>
    <w:rsid w:val="001C41A2"/>
    <w:rsid w:val="001C41CC"/>
    <w:rsid w:val="001C7335"/>
    <w:rsid w:val="001D2A88"/>
    <w:rsid w:val="001D3BEB"/>
    <w:rsid w:val="001D45C0"/>
    <w:rsid w:val="001D579D"/>
    <w:rsid w:val="001E6834"/>
    <w:rsid w:val="001F45D7"/>
    <w:rsid w:val="00200432"/>
    <w:rsid w:val="00201965"/>
    <w:rsid w:val="00201FA5"/>
    <w:rsid w:val="002040D8"/>
    <w:rsid w:val="002051EE"/>
    <w:rsid w:val="00206F7F"/>
    <w:rsid w:val="00210306"/>
    <w:rsid w:val="002109E8"/>
    <w:rsid w:val="00211575"/>
    <w:rsid w:val="00212775"/>
    <w:rsid w:val="002139FA"/>
    <w:rsid w:val="0021773C"/>
    <w:rsid w:val="00221D87"/>
    <w:rsid w:val="0022679B"/>
    <w:rsid w:val="00227310"/>
    <w:rsid w:val="0023062C"/>
    <w:rsid w:val="00230B23"/>
    <w:rsid w:val="00233868"/>
    <w:rsid w:val="002351BF"/>
    <w:rsid w:val="0024241E"/>
    <w:rsid w:val="00242963"/>
    <w:rsid w:val="002439E8"/>
    <w:rsid w:val="00244AF2"/>
    <w:rsid w:val="00245CDD"/>
    <w:rsid w:val="00245F87"/>
    <w:rsid w:val="00246FC1"/>
    <w:rsid w:val="00254BB5"/>
    <w:rsid w:val="00255C9E"/>
    <w:rsid w:val="00256677"/>
    <w:rsid w:val="00257095"/>
    <w:rsid w:val="0026042E"/>
    <w:rsid w:val="00260D70"/>
    <w:rsid w:val="0026120F"/>
    <w:rsid w:val="00262B92"/>
    <w:rsid w:val="002630C1"/>
    <w:rsid w:val="0026471D"/>
    <w:rsid w:val="002647A9"/>
    <w:rsid w:val="002664D8"/>
    <w:rsid w:val="00266D4C"/>
    <w:rsid w:val="002678FB"/>
    <w:rsid w:val="00270534"/>
    <w:rsid w:val="00281F5C"/>
    <w:rsid w:val="00287417"/>
    <w:rsid w:val="002900B5"/>
    <w:rsid w:val="00290311"/>
    <w:rsid w:val="0029172A"/>
    <w:rsid w:val="00292C7F"/>
    <w:rsid w:val="00292FDB"/>
    <w:rsid w:val="00294597"/>
    <w:rsid w:val="00295B33"/>
    <w:rsid w:val="002A023F"/>
    <w:rsid w:val="002A210E"/>
    <w:rsid w:val="002A2A9C"/>
    <w:rsid w:val="002A2B13"/>
    <w:rsid w:val="002B231A"/>
    <w:rsid w:val="002B267D"/>
    <w:rsid w:val="002B64D3"/>
    <w:rsid w:val="002B6A39"/>
    <w:rsid w:val="002C2D0D"/>
    <w:rsid w:val="002C63A0"/>
    <w:rsid w:val="002C737E"/>
    <w:rsid w:val="002D1E90"/>
    <w:rsid w:val="002D2798"/>
    <w:rsid w:val="002D3076"/>
    <w:rsid w:val="002D36D3"/>
    <w:rsid w:val="002E2330"/>
    <w:rsid w:val="002E4CDF"/>
    <w:rsid w:val="002E6219"/>
    <w:rsid w:val="002E6528"/>
    <w:rsid w:val="002E7CF3"/>
    <w:rsid w:val="002F17E5"/>
    <w:rsid w:val="002F316D"/>
    <w:rsid w:val="002F3301"/>
    <w:rsid w:val="002F4413"/>
    <w:rsid w:val="002F5F37"/>
    <w:rsid w:val="002F63D4"/>
    <w:rsid w:val="002F6A29"/>
    <w:rsid w:val="002F6CE2"/>
    <w:rsid w:val="002F790A"/>
    <w:rsid w:val="00301256"/>
    <w:rsid w:val="00304FB2"/>
    <w:rsid w:val="00306119"/>
    <w:rsid w:val="0030622C"/>
    <w:rsid w:val="0031074A"/>
    <w:rsid w:val="00314BF4"/>
    <w:rsid w:val="0031567E"/>
    <w:rsid w:val="00320F91"/>
    <w:rsid w:val="003217F2"/>
    <w:rsid w:val="00322093"/>
    <w:rsid w:val="003246C4"/>
    <w:rsid w:val="00325769"/>
    <w:rsid w:val="003305A3"/>
    <w:rsid w:val="00331A53"/>
    <w:rsid w:val="00332656"/>
    <w:rsid w:val="003330D1"/>
    <w:rsid w:val="003331FF"/>
    <w:rsid w:val="00333928"/>
    <w:rsid w:val="00333A14"/>
    <w:rsid w:val="00336CEF"/>
    <w:rsid w:val="00340D12"/>
    <w:rsid w:val="0034766A"/>
    <w:rsid w:val="00353EBE"/>
    <w:rsid w:val="00355913"/>
    <w:rsid w:val="00356EA5"/>
    <w:rsid w:val="00357EDC"/>
    <w:rsid w:val="003611B1"/>
    <w:rsid w:val="00361FC4"/>
    <w:rsid w:val="003636AA"/>
    <w:rsid w:val="00365219"/>
    <w:rsid w:val="00367093"/>
    <w:rsid w:val="00367860"/>
    <w:rsid w:val="00367CA2"/>
    <w:rsid w:val="00371CE2"/>
    <w:rsid w:val="003721CB"/>
    <w:rsid w:val="00372F88"/>
    <w:rsid w:val="00373D1A"/>
    <w:rsid w:val="003766F6"/>
    <w:rsid w:val="00376A02"/>
    <w:rsid w:val="003773FB"/>
    <w:rsid w:val="00381A6F"/>
    <w:rsid w:val="00385CB6"/>
    <w:rsid w:val="00386327"/>
    <w:rsid w:val="003902CD"/>
    <w:rsid w:val="003917CA"/>
    <w:rsid w:val="003927B2"/>
    <w:rsid w:val="00393B4E"/>
    <w:rsid w:val="00394BFF"/>
    <w:rsid w:val="0039774C"/>
    <w:rsid w:val="00397CF6"/>
    <w:rsid w:val="003A092E"/>
    <w:rsid w:val="003A16AE"/>
    <w:rsid w:val="003A3BF4"/>
    <w:rsid w:val="003A447E"/>
    <w:rsid w:val="003A4F54"/>
    <w:rsid w:val="003A5AF8"/>
    <w:rsid w:val="003A5B08"/>
    <w:rsid w:val="003B1AEC"/>
    <w:rsid w:val="003B1ECE"/>
    <w:rsid w:val="003B348F"/>
    <w:rsid w:val="003B4D49"/>
    <w:rsid w:val="003B4FE0"/>
    <w:rsid w:val="003C2A65"/>
    <w:rsid w:val="003C2D0C"/>
    <w:rsid w:val="003C46B3"/>
    <w:rsid w:val="003C4C5E"/>
    <w:rsid w:val="003C7F39"/>
    <w:rsid w:val="003D0478"/>
    <w:rsid w:val="003D3404"/>
    <w:rsid w:val="003D59AB"/>
    <w:rsid w:val="003D73A1"/>
    <w:rsid w:val="003E386B"/>
    <w:rsid w:val="003E3B0F"/>
    <w:rsid w:val="003E6127"/>
    <w:rsid w:val="003E6B10"/>
    <w:rsid w:val="003E7AD6"/>
    <w:rsid w:val="003F17FA"/>
    <w:rsid w:val="003F1F72"/>
    <w:rsid w:val="003F64BF"/>
    <w:rsid w:val="003F6E5A"/>
    <w:rsid w:val="003F758D"/>
    <w:rsid w:val="003F7B78"/>
    <w:rsid w:val="004012B0"/>
    <w:rsid w:val="00401D8C"/>
    <w:rsid w:val="00403811"/>
    <w:rsid w:val="004038B6"/>
    <w:rsid w:val="00403BC6"/>
    <w:rsid w:val="00405F02"/>
    <w:rsid w:val="00407EA2"/>
    <w:rsid w:val="004122A2"/>
    <w:rsid w:val="00413690"/>
    <w:rsid w:val="004149E3"/>
    <w:rsid w:val="00414CCF"/>
    <w:rsid w:val="00415B25"/>
    <w:rsid w:val="004174DA"/>
    <w:rsid w:val="00417D79"/>
    <w:rsid w:val="00421049"/>
    <w:rsid w:val="00425569"/>
    <w:rsid w:val="00426E31"/>
    <w:rsid w:val="00430B1A"/>
    <w:rsid w:val="004332F8"/>
    <w:rsid w:val="004339E5"/>
    <w:rsid w:val="004339FF"/>
    <w:rsid w:val="004348BF"/>
    <w:rsid w:val="00436E86"/>
    <w:rsid w:val="004375E6"/>
    <w:rsid w:val="00441857"/>
    <w:rsid w:val="00443682"/>
    <w:rsid w:val="00446014"/>
    <w:rsid w:val="0045296B"/>
    <w:rsid w:val="00454E17"/>
    <w:rsid w:val="00455C87"/>
    <w:rsid w:val="00455D6B"/>
    <w:rsid w:val="00456FED"/>
    <w:rsid w:val="00461C79"/>
    <w:rsid w:val="00465CB1"/>
    <w:rsid w:val="00465E5A"/>
    <w:rsid w:val="00466BAA"/>
    <w:rsid w:val="00466FEA"/>
    <w:rsid w:val="0046771E"/>
    <w:rsid w:val="00471DBB"/>
    <w:rsid w:val="00475756"/>
    <w:rsid w:val="00475A5B"/>
    <w:rsid w:val="00475BB3"/>
    <w:rsid w:val="004762D9"/>
    <w:rsid w:val="00481C27"/>
    <w:rsid w:val="00483585"/>
    <w:rsid w:val="004837FA"/>
    <w:rsid w:val="00484797"/>
    <w:rsid w:val="00485BBC"/>
    <w:rsid w:val="0048637F"/>
    <w:rsid w:val="00487249"/>
    <w:rsid w:val="00487394"/>
    <w:rsid w:val="0049323B"/>
    <w:rsid w:val="004949F3"/>
    <w:rsid w:val="004957E3"/>
    <w:rsid w:val="004965AB"/>
    <w:rsid w:val="00497079"/>
    <w:rsid w:val="004A273D"/>
    <w:rsid w:val="004A2E40"/>
    <w:rsid w:val="004A5052"/>
    <w:rsid w:val="004A54F0"/>
    <w:rsid w:val="004B0E30"/>
    <w:rsid w:val="004B0FBA"/>
    <w:rsid w:val="004B398D"/>
    <w:rsid w:val="004B3A4E"/>
    <w:rsid w:val="004B749C"/>
    <w:rsid w:val="004B7DBB"/>
    <w:rsid w:val="004C144E"/>
    <w:rsid w:val="004C549D"/>
    <w:rsid w:val="004C6BC4"/>
    <w:rsid w:val="004C7394"/>
    <w:rsid w:val="004D1CE1"/>
    <w:rsid w:val="004D211A"/>
    <w:rsid w:val="004D32BC"/>
    <w:rsid w:val="004D467D"/>
    <w:rsid w:val="004D63F7"/>
    <w:rsid w:val="004D648B"/>
    <w:rsid w:val="004D77BD"/>
    <w:rsid w:val="004E59C0"/>
    <w:rsid w:val="004E60B5"/>
    <w:rsid w:val="004F1F28"/>
    <w:rsid w:val="004F36E7"/>
    <w:rsid w:val="004F4412"/>
    <w:rsid w:val="004F5B9C"/>
    <w:rsid w:val="00502CD5"/>
    <w:rsid w:val="005051FD"/>
    <w:rsid w:val="00505A7B"/>
    <w:rsid w:val="00505F43"/>
    <w:rsid w:val="00507904"/>
    <w:rsid w:val="00510A15"/>
    <w:rsid w:val="00510F09"/>
    <w:rsid w:val="00510F83"/>
    <w:rsid w:val="005130A4"/>
    <w:rsid w:val="00516697"/>
    <w:rsid w:val="00516906"/>
    <w:rsid w:val="00517620"/>
    <w:rsid w:val="00517B2E"/>
    <w:rsid w:val="005201E2"/>
    <w:rsid w:val="005240AD"/>
    <w:rsid w:val="00524C70"/>
    <w:rsid w:val="00525835"/>
    <w:rsid w:val="00531530"/>
    <w:rsid w:val="0053593B"/>
    <w:rsid w:val="00535C9C"/>
    <w:rsid w:val="0053629D"/>
    <w:rsid w:val="00537D38"/>
    <w:rsid w:val="00544B36"/>
    <w:rsid w:val="00551813"/>
    <w:rsid w:val="005522F9"/>
    <w:rsid w:val="00552EC2"/>
    <w:rsid w:val="00552F95"/>
    <w:rsid w:val="005548D1"/>
    <w:rsid w:val="00557525"/>
    <w:rsid w:val="00565761"/>
    <w:rsid w:val="0057034D"/>
    <w:rsid w:val="00570524"/>
    <w:rsid w:val="0057131D"/>
    <w:rsid w:val="0057195E"/>
    <w:rsid w:val="00575B23"/>
    <w:rsid w:val="005775FF"/>
    <w:rsid w:val="00582B5A"/>
    <w:rsid w:val="005928CC"/>
    <w:rsid w:val="00597330"/>
    <w:rsid w:val="0059768B"/>
    <w:rsid w:val="005A063D"/>
    <w:rsid w:val="005A0EA0"/>
    <w:rsid w:val="005A11C2"/>
    <w:rsid w:val="005A1A00"/>
    <w:rsid w:val="005A4379"/>
    <w:rsid w:val="005A4F2A"/>
    <w:rsid w:val="005A4FA8"/>
    <w:rsid w:val="005A5481"/>
    <w:rsid w:val="005A5E2D"/>
    <w:rsid w:val="005A6477"/>
    <w:rsid w:val="005A6602"/>
    <w:rsid w:val="005B5A7D"/>
    <w:rsid w:val="005B722C"/>
    <w:rsid w:val="005B750C"/>
    <w:rsid w:val="005C2ABB"/>
    <w:rsid w:val="005C4B9B"/>
    <w:rsid w:val="005C5AE7"/>
    <w:rsid w:val="005C6054"/>
    <w:rsid w:val="005C6983"/>
    <w:rsid w:val="005C7BFC"/>
    <w:rsid w:val="005D2052"/>
    <w:rsid w:val="005D23B6"/>
    <w:rsid w:val="005D2652"/>
    <w:rsid w:val="005D5404"/>
    <w:rsid w:val="005E2AA7"/>
    <w:rsid w:val="005E3ACB"/>
    <w:rsid w:val="005E4412"/>
    <w:rsid w:val="005E46D4"/>
    <w:rsid w:val="005F03B2"/>
    <w:rsid w:val="005F061D"/>
    <w:rsid w:val="005F0B4D"/>
    <w:rsid w:val="005F0FC8"/>
    <w:rsid w:val="005F3124"/>
    <w:rsid w:val="005F3E72"/>
    <w:rsid w:val="005F485F"/>
    <w:rsid w:val="005F4979"/>
    <w:rsid w:val="005F4B33"/>
    <w:rsid w:val="005F584B"/>
    <w:rsid w:val="005F7628"/>
    <w:rsid w:val="00600C2B"/>
    <w:rsid w:val="00600E58"/>
    <w:rsid w:val="00603041"/>
    <w:rsid w:val="00603793"/>
    <w:rsid w:val="00606D2B"/>
    <w:rsid w:val="006156BD"/>
    <w:rsid w:val="00615FF5"/>
    <w:rsid w:val="0061685C"/>
    <w:rsid w:val="00616F40"/>
    <w:rsid w:val="0062166B"/>
    <w:rsid w:val="00622DD7"/>
    <w:rsid w:val="00623756"/>
    <w:rsid w:val="006249FE"/>
    <w:rsid w:val="00625045"/>
    <w:rsid w:val="00625E10"/>
    <w:rsid w:val="00627F6D"/>
    <w:rsid w:val="00631ABE"/>
    <w:rsid w:val="00633A4D"/>
    <w:rsid w:val="0063483D"/>
    <w:rsid w:val="00634B3E"/>
    <w:rsid w:val="00635308"/>
    <w:rsid w:val="0063633E"/>
    <w:rsid w:val="00636534"/>
    <w:rsid w:val="00637922"/>
    <w:rsid w:val="00641E72"/>
    <w:rsid w:val="00642313"/>
    <w:rsid w:val="006438F1"/>
    <w:rsid w:val="00643D85"/>
    <w:rsid w:val="00646BE3"/>
    <w:rsid w:val="00652A2B"/>
    <w:rsid w:val="00654B94"/>
    <w:rsid w:val="00655EEE"/>
    <w:rsid w:val="00660AA2"/>
    <w:rsid w:val="00660C53"/>
    <w:rsid w:val="006618C6"/>
    <w:rsid w:val="0066213B"/>
    <w:rsid w:val="00662810"/>
    <w:rsid w:val="00663C3B"/>
    <w:rsid w:val="00663EF8"/>
    <w:rsid w:val="00665B6D"/>
    <w:rsid w:val="0066717A"/>
    <w:rsid w:val="00670ED9"/>
    <w:rsid w:val="00672EC3"/>
    <w:rsid w:val="0067313E"/>
    <w:rsid w:val="00673AF6"/>
    <w:rsid w:val="00674333"/>
    <w:rsid w:val="00674E42"/>
    <w:rsid w:val="00674E50"/>
    <w:rsid w:val="0067529B"/>
    <w:rsid w:val="006759B4"/>
    <w:rsid w:val="00681A70"/>
    <w:rsid w:val="00681CA2"/>
    <w:rsid w:val="006825B6"/>
    <w:rsid w:val="006839C2"/>
    <w:rsid w:val="00685566"/>
    <w:rsid w:val="00686596"/>
    <w:rsid w:val="00686C58"/>
    <w:rsid w:val="00687035"/>
    <w:rsid w:val="006870D8"/>
    <w:rsid w:val="006905E8"/>
    <w:rsid w:val="006912E4"/>
    <w:rsid w:val="00691AF3"/>
    <w:rsid w:val="00692AD2"/>
    <w:rsid w:val="006945CB"/>
    <w:rsid w:val="00695671"/>
    <w:rsid w:val="00695ACF"/>
    <w:rsid w:val="006A1DD9"/>
    <w:rsid w:val="006A5087"/>
    <w:rsid w:val="006A7EF5"/>
    <w:rsid w:val="006B10DA"/>
    <w:rsid w:val="006B2B7B"/>
    <w:rsid w:val="006B3956"/>
    <w:rsid w:val="006B5572"/>
    <w:rsid w:val="006C00AB"/>
    <w:rsid w:val="006C0233"/>
    <w:rsid w:val="006C3236"/>
    <w:rsid w:val="006D05A9"/>
    <w:rsid w:val="006D46EE"/>
    <w:rsid w:val="006D6970"/>
    <w:rsid w:val="006D701B"/>
    <w:rsid w:val="006D765A"/>
    <w:rsid w:val="006D7935"/>
    <w:rsid w:val="006E13DA"/>
    <w:rsid w:val="006E2474"/>
    <w:rsid w:val="006E2BE1"/>
    <w:rsid w:val="006E2E56"/>
    <w:rsid w:val="006E3AC2"/>
    <w:rsid w:val="006E3AD2"/>
    <w:rsid w:val="006E3F9B"/>
    <w:rsid w:val="006E4D31"/>
    <w:rsid w:val="006E6D80"/>
    <w:rsid w:val="006E7D14"/>
    <w:rsid w:val="006F0CEC"/>
    <w:rsid w:val="006F2535"/>
    <w:rsid w:val="006F342E"/>
    <w:rsid w:val="007003C1"/>
    <w:rsid w:val="007014D4"/>
    <w:rsid w:val="00701914"/>
    <w:rsid w:val="007023BB"/>
    <w:rsid w:val="00703831"/>
    <w:rsid w:val="007038F8"/>
    <w:rsid w:val="0070400A"/>
    <w:rsid w:val="0070437A"/>
    <w:rsid w:val="007120D5"/>
    <w:rsid w:val="00713F15"/>
    <w:rsid w:val="007160C7"/>
    <w:rsid w:val="00716401"/>
    <w:rsid w:val="00721179"/>
    <w:rsid w:val="007221C4"/>
    <w:rsid w:val="00722366"/>
    <w:rsid w:val="00723B04"/>
    <w:rsid w:val="00724C03"/>
    <w:rsid w:val="00724CC2"/>
    <w:rsid w:val="00725028"/>
    <w:rsid w:val="007255F6"/>
    <w:rsid w:val="0072615D"/>
    <w:rsid w:val="00727F58"/>
    <w:rsid w:val="007309A0"/>
    <w:rsid w:val="0073102F"/>
    <w:rsid w:val="007341B1"/>
    <w:rsid w:val="00734447"/>
    <w:rsid w:val="00734B73"/>
    <w:rsid w:val="00737740"/>
    <w:rsid w:val="00743752"/>
    <w:rsid w:val="00743DB9"/>
    <w:rsid w:val="00746E28"/>
    <w:rsid w:val="00747835"/>
    <w:rsid w:val="00754ED6"/>
    <w:rsid w:val="00757D95"/>
    <w:rsid w:val="00763026"/>
    <w:rsid w:val="00772D65"/>
    <w:rsid w:val="00773EE1"/>
    <w:rsid w:val="007742CF"/>
    <w:rsid w:val="007756F7"/>
    <w:rsid w:val="0077649E"/>
    <w:rsid w:val="00777763"/>
    <w:rsid w:val="00782CFF"/>
    <w:rsid w:val="0079179D"/>
    <w:rsid w:val="00796378"/>
    <w:rsid w:val="00797208"/>
    <w:rsid w:val="007976A5"/>
    <w:rsid w:val="00797BB8"/>
    <w:rsid w:val="007A06E8"/>
    <w:rsid w:val="007A4FDD"/>
    <w:rsid w:val="007A5B90"/>
    <w:rsid w:val="007A5C41"/>
    <w:rsid w:val="007B19E1"/>
    <w:rsid w:val="007B2C26"/>
    <w:rsid w:val="007B2D14"/>
    <w:rsid w:val="007B5360"/>
    <w:rsid w:val="007B5B14"/>
    <w:rsid w:val="007B68D2"/>
    <w:rsid w:val="007C07C8"/>
    <w:rsid w:val="007C17DD"/>
    <w:rsid w:val="007C3270"/>
    <w:rsid w:val="007C357F"/>
    <w:rsid w:val="007C5E8F"/>
    <w:rsid w:val="007C73E8"/>
    <w:rsid w:val="007D0693"/>
    <w:rsid w:val="007D0918"/>
    <w:rsid w:val="007D18A5"/>
    <w:rsid w:val="007D2A63"/>
    <w:rsid w:val="007D3B5B"/>
    <w:rsid w:val="007D67AE"/>
    <w:rsid w:val="007E03D4"/>
    <w:rsid w:val="007E254B"/>
    <w:rsid w:val="007E374F"/>
    <w:rsid w:val="007E4FCD"/>
    <w:rsid w:val="007E7387"/>
    <w:rsid w:val="007E7772"/>
    <w:rsid w:val="008007C4"/>
    <w:rsid w:val="00801767"/>
    <w:rsid w:val="008017E5"/>
    <w:rsid w:val="00802AF0"/>
    <w:rsid w:val="00803E90"/>
    <w:rsid w:val="008047DE"/>
    <w:rsid w:val="00804A42"/>
    <w:rsid w:val="00805089"/>
    <w:rsid w:val="008075B8"/>
    <w:rsid w:val="0081103C"/>
    <w:rsid w:val="00812077"/>
    <w:rsid w:val="00814EF9"/>
    <w:rsid w:val="00815800"/>
    <w:rsid w:val="00822E92"/>
    <w:rsid w:val="00823739"/>
    <w:rsid w:val="008237B0"/>
    <w:rsid w:val="00824C1A"/>
    <w:rsid w:val="00827B13"/>
    <w:rsid w:val="00827DF7"/>
    <w:rsid w:val="0083045F"/>
    <w:rsid w:val="00831BA8"/>
    <w:rsid w:val="00836C68"/>
    <w:rsid w:val="00840920"/>
    <w:rsid w:val="00842FC5"/>
    <w:rsid w:val="008442D2"/>
    <w:rsid w:val="008464C2"/>
    <w:rsid w:val="008500E1"/>
    <w:rsid w:val="00850733"/>
    <w:rsid w:val="00852E73"/>
    <w:rsid w:val="008534EC"/>
    <w:rsid w:val="00853B42"/>
    <w:rsid w:val="00855C61"/>
    <w:rsid w:val="00857777"/>
    <w:rsid w:val="00862D24"/>
    <w:rsid w:val="008635C1"/>
    <w:rsid w:val="00866059"/>
    <w:rsid w:val="008668EA"/>
    <w:rsid w:val="00870040"/>
    <w:rsid w:val="0087249B"/>
    <w:rsid w:val="00872C5F"/>
    <w:rsid w:val="00874331"/>
    <w:rsid w:val="008748E5"/>
    <w:rsid w:val="00876705"/>
    <w:rsid w:val="008768F6"/>
    <w:rsid w:val="008822DC"/>
    <w:rsid w:val="00883186"/>
    <w:rsid w:val="008851E5"/>
    <w:rsid w:val="00886974"/>
    <w:rsid w:val="00886BDF"/>
    <w:rsid w:val="00887E9A"/>
    <w:rsid w:val="00890F1A"/>
    <w:rsid w:val="00891A7D"/>
    <w:rsid w:val="008934FA"/>
    <w:rsid w:val="008937B2"/>
    <w:rsid w:val="008939D2"/>
    <w:rsid w:val="00894084"/>
    <w:rsid w:val="008950E3"/>
    <w:rsid w:val="00897207"/>
    <w:rsid w:val="0089771A"/>
    <w:rsid w:val="008A0797"/>
    <w:rsid w:val="008A12E4"/>
    <w:rsid w:val="008A14FA"/>
    <w:rsid w:val="008A1D7B"/>
    <w:rsid w:val="008A6D1E"/>
    <w:rsid w:val="008B1DC3"/>
    <w:rsid w:val="008B5A91"/>
    <w:rsid w:val="008B6320"/>
    <w:rsid w:val="008B6935"/>
    <w:rsid w:val="008C0B23"/>
    <w:rsid w:val="008C16E9"/>
    <w:rsid w:val="008C258D"/>
    <w:rsid w:val="008C3B6F"/>
    <w:rsid w:val="008C3EC0"/>
    <w:rsid w:val="008C4488"/>
    <w:rsid w:val="008C5715"/>
    <w:rsid w:val="008D04D7"/>
    <w:rsid w:val="008D0E0B"/>
    <w:rsid w:val="008D1D6E"/>
    <w:rsid w:val="008D516A"/>
    <w:rsid w:val="008D5518"/>
    <w:rsid w:val="008D719B"/>
    <w:rsid w:val="008E0D1F"/>
    <w:rsid w:val="008E123B"/>
    <w:rsid w:val="008E1BD6"/>
    <w:rsid w:val="008E263F"/>
    <w:rsid w:val="008E2A6D"/>
    <w:rsid w:val="008E38F5"/>
    <w:rsid w:val="008E4F12"/>
    <w:rsid w:val="008E5C50"/>
    <w:rsid w:val="008E6CFF"/>
    <w:rsid w:val="008E7B51"/>
    <w:rsid w:val="008F01F8"/>
    <w:rsid w:val="008F0DAE"/>
    <w:rsid w:val="008F2F6A"/>
    <w:rsid w:val="008F5196"/>
    <w:rsid w:val="00904188"/>
    <w:rsid w:val="00904C61"/>
    <w:rsid w:val="009053B1"/>
    <w:rsid w:val="00906DF8"/>
    <w:rsid w:val="00914566"/>
    <w:rsid w:val="00914586"/>
    <w:rsid w:val="00914660"/>
    <w:rsid w:val="0091551C"/>
    <w:rsid w:val="00917694"/>
    <w:rsid w:val="00917E0D"/>
    <w:rsid w:val="00920EC2"/>
    <w:rsid w:val="00922B91"/>
    <w:rsid w:val="009261E0"/>
    <w:rsid w:val="00927A59"/>
    <w:rsid w:val="00927C19"/>
    <w:rsid w:val="00931BF3"/>
    <w:rsid w:val="009379EA"/>
    <w:rsid w:val="0094084F"/>
    <w:rsid w:val="00940A40"/>
    <w:rsid w:val="00941CA7"/>
    <w:rsid w:val="00942D99"/>
    <w:rsid w:val="00943AB5"/>
    <w:rsid w:val="009450B3"/>
    <w:rsid w:val="00945ABD"/>
    <w:rsid w:val="0095074A"/>
    <w:rsid w:val="009529E1"/>
    <w:rsid w:val="0095342A"/>
    <w:rsid w:val="009539B7"/>
    <w:rsid w:val="0095409D"/>
    <w:rsid w:val="009542C9"/>
    <w:rsid w:val="009552E5"/>
    <w:rsid w:val="00955FB3"/>
    <w:rsid w:val="00956819"/>
    <w:rsid w:val="0095753E"/>
    <w:rsid w:val="00960110"/>
    <w:rsid w:val="00961FAC"/>
    <w:rsid w:val="009625EF"/>
    <w:rsid w:val="00963F49"/>
    <w:rsid w:val="00964380"/>
    <w:rsid w:val="00967DB2"/>
    <w:rsid w:val="0097039C"/>
    <w:rsid w:val="00970E5B"/>
    <w:rsid w:val="00972129"/>
    <w:rsid w:val="00973CCB"/>
    <w:rsid w:val="00982510"/>
    <w:rsid w:val="00982621"/>
    <w:rsid w:val="009832CD"/>
    <w:rsid w:val="00991BED"/>
    <w:rsid w:val="00992618"/>
    <w:rsid w:val="009933D6"/>
    <w:rsid w:val="009937AF"/>
    <w:rsid w:val="009A301A"/>
    <w:rsid w:val="009A587E"/>
    <w:rsid w:val="009A6571"/>
    <w:rsid w:val="009A6969"/>
    <w:rsid w:val="009B106D"/>
    <w:rsid w:val="009B18E8"/>
    <w:rsid w:val="009B21D8"/>
    <w:rsid w:val="009B54ED"/>
    <w:rsid w:val="009B75C7"/>
    <w:rsid w:val="009C11FE"/>
    <w:rsid w:val="009C14F8"/>
    <w:rsid w:val="009C2EB7"/>
    <w:rsid w:val="009C3422"/>
    <w:rsid w:val="009C5878"/>
    <w:rsid w:val="009C6178"/>
    <w:rsid w:val="009C7515"/>
    <w:rsid w:val="009D04C9"/>
    <w:rsid w:val="009D224A"/>
    <w:rsid w:val="009D2A0F"/>
    <w:rsid w:val="009D2C08"/>
    <w:rsid w:val="009D387F"/>
    <w:rsid w:val="009D589C"/>
    <w:rsid w:val="009D5F93"/>
    <w:rsid w:val="009D7083"/>
    <w:rsid w:val="009D740F"/>
    <w:rsid w:val="009E034B"/>
    <w:rsid w:val="009E2E4D"/>
    <w:rsid w:val="009E500D"/>
    <w:rsid w:val="009E53A3"/>
    <w:rsid w:val="009F2F4E"/>
    <w:rsid w:val="009F3D52"/>
    <w:rsid w:val="009F44C2"/>
    <w:rsid w:val="009F498F"/>
    <w:rsid w:val="009F4C24"/>
    <w:rsid w:val="009F4CD9"/>
    <w:rsid w:val="009F52A9"/>
    <w:rsid w:val="009F6BBA"/>
    <w:rsid w:val="009F78D9"/>
    <w:rsid w:val="00A00495"/>
    <w:rsid w:val="00A00E62"/>
    <w:rsid w:val="00A01B59"/>
    <w:rsid w:val="00A03A1E"/>
    <w:rsid w:val="00A042FC"/>
    <w:rsid w:val="00A0748F"/>
    <w:rsid w:val="00A100ED"/>
    <w:rsid w:val="00A1032C"/>
    <w:rsid w:val="00A10559"/>
    <w:rsid w:val="00A10C31"/>
    <w:rsid w:val="00A10CF3"/>
    <w:rsid w:val="00A157A9"/>
    <w:rsid w:val="00A17548"/>
    <w:rsid w:val="00A2448F"/>
    <w:rsid w:val="00A27347"/>
    <w:rsid w:val="00A308DF"/>
    <w:rsid w:val="00A31D12"/>
    <w:rsid w:val="00A3476E"/>
    <w:rsid w:val="00A34D81"/>
    <w:rsid w:val="00A40D0A"/>
    <w:rsid w:val="00A411BE"/>
    <w:rsid w:val="00A41939"/>
    <w:rsid w:val="00A42606"/>
    <w:rsid w:val="00A42B47"/>
    <w:rsid w:val="00A42D1B"/>
    <w:rsid w:val="00A43D88"/>
    <w:rsid w:val="00A452CB"/>
    <w:rsid w:val="00A454E1"/>
    <w:rsid w:val="00A460B7"/>
    <w:rsid w:val="00A51BF5"/>
    <w:rsid w:val="00A552F8"/>
    <w:rsid w:val="00A57C4A"/>
    <w:rsid w:val="00A606DA"/>
    <w:rsid w:val="00A60847"/>
    <w:rsid w:val="00A60C5C"/>
    <w:rsid w:val="00A60F9C"/>
    <w:rsid w:val="00A6190F"/>
    <w:rsid w:val="00A6246F"/>
    <w:rsid w:val="00A649BA"/>
    <w:rsid w:val="00A66B29"/>
    <w:rsid w:val="00A675A8"/>
    <w:rsid w:val="00A72429"/>
    <w:rsid w:val="00A7525A"/>
    <w:rsid w:val="00A77530"/>
    <w:rsid w:val="00A77BE2"/>
    <w:rsid w:val="00A80CCA"/>
    <w:rsid w:val="00A82974"/>
    <w:rsid w:val="00A83EF9"/>
    <w:rsid w:val="00A83FE5"/>
    <w:rsid w:val="00A84A36"/>
    <w:rsid w:val="00A8576D"/>
    <w:rsid w:val="00A8684F"/>
    <w:rsid w:val="00A86E2D"/>
    <w:rsid w:val="00A91B7C"/>
    <w:rsid w:val="00A93808"/>
    <w:rsid w:val="00A93C62"/>
    <w:rsid w:val="00A9500A"/>
    <w:rsid w:val="00A95046"/>
    <w:rsid w:val="00A96341"/>
    <w:rsid w:val="00A96434"/>
    <w:rsid w:val="00A9781A"/>
    <w:rsid w:val="00AA07B8"/>
    <w:rsid w:val="00AA0A5D"/>
    <w:rsid w:val="00AA1E4A"/>
    <w:rsid w:val="00AA23BA"/>
    <w:rsid w:val="00AA67A4"/>
    <w:rsid w:val="00AB0C7E"/>
    <w:rsid w:val="00AB2494"/>
    <w:rsid w:val="00AB2CEB"/>
    <w:rsid w:val="00AB342B"/>
    <w:rsid w:val="00AB4906"/>
    <w:rsid w:val="00AB698A"/>
    <w:rsid w:val="00AB6FF3"/>
    <w:rsid w:val="00AC2125"/>
    <w:rsid w:val="00AC2300"/>
    <w:rsid w:val="00AD160F"/>
    <w:rsid w:val="00AD2891"/>
    <w:rsid w:val="00AD353E"/>
    <w:rsid w:val="00AD4113"/>
    <w:rsid w:val="00AD6A23"/>
    <w:rsid w:val="00AE00D6"/>
    <w:rsid w:val="00AE1590"/>
    <w:rsid w:val="00AE1A24"/>
    <w:rsid w:val="00AE1F22"/>
    <w:rsid w:val="00AE3E66"/>
    <w:rsid w:val="00AE57CB"/>
    <w:rsid w:val="00AE581B"/>
    <w:rsid w:val="00AE6C25"/>
    <w:rsid w:val="00AF01B9"/>
    <w:rsid w:val="00AF34CB"/>
    <w:rsid w:val="00AF4D4D"/>
    <w:rsid w:val="00AF4D9E"/>
    <w:rsid w:val="00AF6A43"/>
    <w:rsid w:val="00AF7CFF"/>
    <w:rsid w:val="00B00C61"/>
    <w:rsid w:val="00B015A8"/>
    <w:rsid w:val="00B06623"/>
    <w:rsid w:val="00B071FF"/>
    <w:rsid w:val="00B11191"/>
    <w:rsid w:val="00B14828"/>
    <w:rsid w:val="00B169AF"/>
    <w:rsid w:val="00B16AE2"/>
    <w:rsid w:val="00B22EDA"/>
    <w:rsid w:val="00B24A01"/>
    <w:rsid w:val="00B25C0B"/>
    <w:rsid w:val="00B2605D"/>
    <w:rsid w:val="00B334B8"/>
    <w:rsid w:val="00B343DB"/>
    <w:rsid w:val="00B347C1"/>
    <w:rsid w:val="00B34D2E"/>
    <w:rsid w:val="00B35D08"/>
    <w:rsid w:val="00B370DD"/>
    <w:rsid w:val="00B401A0"/>
    <w:rsid w:val="00B40576"/>
    <w:rsid w:val="00B43BBD"/>
    <w:rsid w:val="00B44748"/>
    <w:rsid w:val="00B45C97"/>
    <w:rsid w:val="00B4704C"/>
    <w:rsid w:val="00B53461"/>
    <w:rsid w:val="00B53597"/>
    <w:rsid w:val="00B5447B"/>
    <w:rsid w:val="00B5542A"/>
    <w:rsid w:val="00B55978"/>
    <w:rsid w:val="00B55DF4"/>
    <w:rsid w:val="00B6045F"/>
    <w:rsid w:val="00B608B9"/>
    <w:rsid w:val="00B62029"/>
    <w:rsid w:val="00B663C6"/>
    <w:rsid w:val="00B664F9"/>
    <w:rsid w:val="00B66B60"/>
    <w:rsid w:val="00B66E19"/>
    <w:rsid w:val="00B6776B"/>
    <w:rsid w:val="00B720E3"/>
    <w:rsid w:val="00B72E65"/>
    <w:rsid w:val="00B75520"/>
    <w:rsid w:val="00B75A4E"/>
    <w:rsid w:val="00B775DB"/>
    <w:rsid w:val="00B80623"/>
    <w:rsid w:val="00B85220"/>
    <w:rsid w:val="00B861A0"/>
    <w:rsid w:val="00B877F6"/>
    <w:rsid w:val="00B87B44"/>
    <w:rsid w:val="00B93E62"/>
    <w:rsid w:val="00BA0480"/>
    <w:rsid w:val="00BA0FF0"/>
    <w:rsid w:val="00BA3079"/>
    <w:rsid w:val="00BA51DA"/>
    <w:rsid w:val="00BA5DC9"/>
    <w:rsid w:val="00BA5DE1"/>
    <w:rsid w:val="00BA6889"/>
    <w:rsid w:val="00BA6A6D"/>
    <w:rsid w:val="00BB0C10"/>
    <w:rsid w:val="00BB1678"/>
    <w:rsid w:val="00BB1F75"/>
    <w:rsid w:val="00BB2832"/>
    <w:rsid w:val="00BB4BE4"/>
    <w:rsid w:val="00BB55E0"/>
    <w:rsid w:val="00BB6756"/>
    <w:rsid w:val="00BB6E79"/>
    <w:rsid w:val="00BC0E7B"/>
    <w:rsid w:val="00BC12D8"/>
    <w:rsid w:val="00BC147C"/>
    <w:rsid w:val="00BC345D"/>
    <w:rsid w:val="00BC4649"/>
    <w:rsid w:val="00BC47BB"/>
    <w:rsid w:val="00BC5C0B"/>
    <w:rsid w:val="00BC6E81"/>
    <w:rsid w:val="00BC7CBF"/>
    <w:rsid w:val="00BD2E92"/>
    <w:rsid w:val="00BD4992"/>
    <w:rsid w:val="00BD5ECC"/>
    <w:rsid w:val="00BD63A3"/>
    <w:rsid w:val="00BE00FB"/>
    <w:rsid w:val="00BE1991"/>
    <w:rsid w:val="00BE21F6"/>
    <w:rsid w:val="00BE4BA3"/>
    <w:rsid w:val="00BE5D72"/>
    <w:rsid w:val="00BE62D8"/>
    <w:rsid w:val="00BF3F19"/>
    <w:rsid w:val="00BF48A2"/>
    <w:rsid w:val="00BF69AA"/>
    <w:rsid w:val="00C00EED"/>
    <w:rsid w:val="00C019D5"/>
    <w:rsid w:val="00C02A14"/>
    <w:rsid w:val="00C02A88"/>
    <w:rsid w:val="00C02DE2"/>
    <w:rsid w:val="00C031B1"/>
    <w:rsid w:val="00C10609"/>
    <w:rsid w:val="00C10C98"/>
    <w:rsid w:val="00C12882"/>
    <w:rsid w:val="00C12B73"/>
    <w:rsid w:val="00C133EC"/>
    <w:rsid w:val="00C14DA9"/>
    <w:rsid w:val="00C1588E"/>
    <w:rsid w:val="00C167A1"/>
    <w:rsid w:val="00C16B20"/>
    <w:rsid w:val="00C16B54"/>
    <w:rsid w:val="00C16CAD"/>
    <w:rsid w:val="00C17792"/>
    <w:rsid w:val="00C20AFB"/>
    <w:rsid w:val="00C21BF6"/>
    <w:rsid w:val="00C25FB3"/>
    <w:rsid w:val="00C30E18"/>
    <w:rsid w:val="00C31090"/>
    <w:rsid w:val="00C31B01"/>
    <w:rsid w:val="00C32DF2"/>
    <w:rsid w:val="00C34F7C"/>
    <w:rsid w:val="00C3633F"/>
    <w:rsid w:val="00C41980"/>
    <w:rsid w:val="00C41FB8"/>
    <w:rsid w:val="00C432AD"/>
    <w:rsid w:val="00C44588"/>
    <w:rsid w:val="00C4493D"/>
    <w:rsid w:val="00C45CBC"/>
    <w:rsid w:val="00C465D2"/>
    <w:rsid w:val="00C518D4"/>
    <w:rsid w:val="00C52EBE"/>
    <w:rsid w:val="00C53C7C"/>
    <w:rsid w:val="00C5476E"/>
    <w:rsid w:val="00C57591"/>
    <w:rsid w:val="00C60DB8"/>
    <w:rsid w:val="00C61FA9"/>
    <w:rsid w:val="00C633C8"/>
    <w:rsid w:val="00C63B28"/>
    <w:rsid w:val="00C642BF"/>
    <w:rsid w:val="00C713CC"/>
    <w:rsid w:val="00C73DB8"/>
    <w:rsid w:val="00C767F8"/>
    <w:rsid w:val="00C808D4"/>
    <w:rsid w:val="00C82B2A"/>
    <w:rsid w:val="00C835B1"/>
    <w:rsid w:val="00C84647"/>
    <w:rsid w:val="00C8499D"/>
    <w:rsid w:val="00C851FD"/>
    <w:rsid w:val="00C8568A"/>
    <w:rsid w:val="00C864A2"/>
    <w:rsid w:val="00C91E16"/>
    <w:rsid w:val="00C923AC"/>
    <w:rsid w:val="00C939AB"/>
    <w:rsid w:val="00C971D6"/>
    <w:rsid w:val="00C9749C"/>
    <w:rsid w:val="00CA026C"/>
    <w:rsid w:val="00CA1A4E"/>
    <w:rsid w:val="00CA1F6C"/>
    <w:rsid w:val="00CA21EE"/>
    <w:rsid w:val="00CA29FA"/>
    <w:rsid w:val="00CA3215"/>
    <w:rsid w:val="00CA3C40"/>
    <w:rsid w:val="00CA72D7"/>
    <w:rsid w:val="00CB1B6C"/>
    <w:rsid w:val="00CB1FB2"/>
    <w:rsid w:val="00CB377A"/>
    <w:rsid w:val="00CB4868"/>
    <w:rsid w:val="00CB5786"/>
    <w:rsid w:val="00CB7127"/>
    <w:rsid w:val="00CB72BD"/>
    <w:rsid w:val="00CC158E"/>
    <w:rsid w:val="00CC1C9D"/>
    <w:rsid w:val="00CC1FA7"/>
    <w:rsid w:val="00CC2945"/>
    <w:rsid w:val="00CC2D79"/>
    <w:rsid w:val="00CC3484"/>
    <w:rsid w:val="00CC4C7E"/>
    <w:rsid w:val="00CC5642"/>
    <w:rsid w:val="00CC5DB3"/>
    <w:rsid w:val="00CC7291"/>
    <w:rsid w:val="00CC7803"/>
    <w:rsid w:val="00CD030D"/>
    <w:rsid w:val="00CD080E"/>
    <w:rsid w:val="00CD2A8F"/>
    <w:rsid w:val="00CD498C"/>
    <w:rsid w:val="00CD4E25"/>
    <w:rsid w:val="00CD5447"/>
    <w:rsid w:val="00CD6D26"/>
    <w:rsid w:val="00CD6F3B"/>
    <w:rsid w:val="00CE098E"/>
    <w:rsid w:val="00CE134A"/>
    <w:rsid w:val="00CE620A"/>
    <w:rsid w:val="00CF0C12"/>
    <w:rsid w:val="00CF0FF1"/>
    <w:rsid w:val="00CF2C88"/>
    <w:rsid w:val="00CF302C"/>
    <w:rsid w:val="00CF3363"/>
    <w:rsid w:val="00CF38CC"/>
    <w:rsid w:val="00CF5541"/>
    <w:rsid w:val="00CF5DBC"/>
    <w:rsid w:val="00CF6DC6"/>
    <w:rsid w:val="00CF7003"/>
    <w:rsid w:val="00D00715"/>
    <w:rsid w:val="00D05D78"/>
    <w:rsid w:val="00D06FC4"/>
    <w:rsid w:val="00D12B43"/>
    <w:rsid w:val="00D14993"/>
    <w:rsid w:val="00D2034C"/>
    <w:rsid w:val="00D2172F"/>
    <w:rsid w:val="00D25E2C"/>
    <w:rsid w:val="00D265DE"/>
    <w:rsid w:val="00D270B8"/>
    <w:rsid w:val="00D2778C"/>
    <w:rsid w:val="00D31B71"/>
    <w:rsid w:val="00D325FD"/>
    <w:rsid w:val="00D32750"/>
    <w:rsid w:val="00D36434"/>
    <w:rsid w:val="00D368C7"/>
    <w:rsid w:val="00D4314C"/>
    <w:rsid w:val="00D443BF"/>
    <w:rsid w:val="00D4507C"/>
    <w:rsid w:val="00D45632"/>
    <w:rsid w:val="00D47F3F"/>
    <w:rsid w:val="00D506E4"/>
    <w:rsid w:val="00D51FBB"/>
    <w:rsid w:val="00D542E6"/>
    <w:rsid w:val="00D54B02"/>
    <w:rsid w:val="00D54B0B"/>
    <w:rsid w:val="00D54B1B"/>
    <w:rsid w:val="00D567A8"/>
    <w:rsid w:val="00D573FD"/>
    <w:rsid w:val="00D60930"/>
    <w:rsid w:val="00D62585"/>
    <w:rsid w:val="00D625BC"/>
    <w:rsid w:val="00D6453F"/>
    <w:rsid w:val="00D65155"/>
    <w:rsid w:val="00D72EED"/>
    <w:rsid w:val="00D764CF"/>
    <w:rsid w:val="00D8185B"/>
    <w:rsid w:val="00D81AB6"/>
    <w:rsid w:val="00D82FA7"/>
    <w:rsid w:val="00D838C9"/>
    <w:rsid w:val="00D84832"/>
    <w:rsid w:val="00D851FB"/>
    <w:rsid w:val="00D874C9"/>
    <w:rsid w:val="00D917D4"/>
    <w:rsid w:val="00D93001"/>
    <w:rsid w:val="00D93AC2"/>
    <w:rsid w:val="00D94064"/>
    <w:rsid w:val="00D94FEC"/>
    <w:rsid w:val="00DA4223"/>
    <w:rsid w:val="00DA4A9B"/>
    <w:rsid w:val="00DA5F1A"/>
    <w:rsid w:val="00DA601A"/>
    <w:rsid w:val="00DA614E"/>
    <w:rsid w:val="00DA74BD"/>
    <w:rsid w:val="00DA7A6F"/>
    <w:rsid w:val="00DB1A3C"/>
    <w:rsid w:val="00DB1D5E"/>
    <w:rsid w:val="00DB538E"/>
    <w:rsid w:val="00DB7B84"/>
    <w:rsid w:val="00DC0BDC"/>
    <w:rsid w:val="00DC265F"/>
    <w:rsid w:val="00DC30DF"/>
    <w:rsid w:val="00DC3F4D"/>
    <w:rsid w:val="00DC45BF"/>
    <w:rsid w:val="00DC5BDB"/>
    <w:rsid w:val="00DC5C64"/>
    <w:rsid w:val="00DC6179"/>
    <w:rsid w:val="00DC6C22"/>
    <w:rsid w:val="00DC71D1"/>
    <w:rsid w:val="00DC7610"/>
    <w:rsid w:val="00DD12D0"/>
    <w:rsid w:val="00DD3CFE"/>
    <w:rsid w:val="00DD3DEF"/>
    <w:rsid w:val="00DD4004"/>
    <w:rsid w:val="00DE137E"/>
    <w:rsid w:val="00DE1978"/>
    <w:rsid w:val="00DE1CDE"/>
    <w:rsid w:val="00DE33E3"/>
    <w:rsid w:val="00DE3779"/>
    <w:rsid w:val="00DE3ABD"/>
    <w:rsid w:val="00DE5935"/>
    <w:rsid w:val="00DE5CE8"/>
    <w:rsid w:val="00DF1901"/>
    <w:rsid w:val="00DF32C1"/>
    <w:rsid w:val="00DF6D0B"/>
    <w:rsid w:val="00E016FC"/>
    <w:rsid w:val="00E019CD"/>
    <w:rsid w:val="00E0320F"/>
    <w:rsid w:val="00E03944"/>
    <w:rsid w:val="00E0413F"/>
    <w:rsid w:val="00E042B8"/>
    <w:rsid w:val="00E0442F"/>
    <w:rsid w:val="00E044BC"/>
    <w:rsid w:val="00E04F4B"/>
    <w:rsid w:val="00E05C37"/>
    <w:rsid w:val="00E06F27"/>
    <w:rsid w:val="00E07E8B"/>
    <w:rsid w:val="00E10D23"/>
    <w:rsid w:val="00E11A3C"/>
    <w:rsid w:val="00E16717"/>
    <w:rsid w:val="00E1795F"/>
    <w:rsid w:val="00E17A59"/>
    <w:rsid w:val="00E17C25"/>
    <w:rsid w:val="00E2208E"/>
    <w:rsid w:val="00E22EF3"/>
    <w:rsid w:val="00E230F2"/>
    <w:rsid w:val="00E2412C"/>
    <w:rsid w:val="00E2693A"/>
    <w:rsid w:val="00E27930"/>
    <w:rsid w:val="00E30BD9"/>
    <w:rsid w:val="00E30CAF"/>
    <w:rsid w:val="00E31970"/>
    <w:rsid w:val="00E334C0"/>
    <w:rsid w:val="00E33798"/>
    <w:rsid w:val="00E34EF0"/>
    <w:rsid w:val="00E4053F"/>
    <w:rsid w:val="00E40815"/>
    <w:rsid w:val="00E41BBE"/>
    <w:rsid w:val="00E41FDA"/>
    <w:rsid w:val="00E42D49"/>
    <w:rsid w:val="00E42E25"/>
    <w:rsid w:val="00E45855"/>
    <w:rsid w:val="00E45B07"/>
    <w:rsid w:val="00E45C29"/>
    <w:rsid w:val="00E45D6A"/>
    <w:rsid w:val="00E468F5"/>
    <w:rsid w:val="00E4745D"/>
    <w:rsid w:val="00E51A48"/>
    <w:rsid w:val="00E545C4"/>
    <w:rsid w:val="00E548AC"/>
    <w:rsid w:val="00E5703F"/>
    <w:rsid w:val="00E60DB0"/>
    <w:rsid w:val="00E644FA"/>
    <w:rsid w:val="00E667E7"/>
    <w:rsid w:val="00E70548"/>
    <w:rsid w:val="00E7363E"/>
    <w:rsid w:val="00E73B13"/>
    <w:rsid w:val="00E7498D"/>
    <w:rsid w:val="00E767FA"/>
    <w:rsid w:val="00E813EC"/>
    <w:rsid w:val="00E82A53"/>
    <w:rsid w:val="00E842BB"/>
    <w:rsid w:val="00E91312"/>
    <w:rsid w:val="00EA0627"/>
    <w:rsid w:val="00EA23FD"/>
    <w:rsid w:val="00EA35DA"/>
    <w:rsid w:val="00EA47ED"/>
    <w:rsid w:val="00EA5159"/>
    <w:rsid w:val="00EA7D99"/>
    <w:rsid w:val="00EB21F5"/>
    <w:rsid w:val="00EB226A"/>
    <w:rsid w:val="00EC0EFA"/>
    <w:rsid w:val="00EC3576"/>
    <w:rsid w:val="00EC434B"/>
    <w:rsid w:val="00EC6A73"/>
    <w:rsid w:val="00ED06DD"/>
    <w:rsid w:val="00ED2269"/>
    <w:rsid w:val="00ED32EC"/>
    <w:rsid w:val="00ED5E6E"/>
    <w:rsid w:val="00ED6D69"/>
    <w:rsid w:val="00ED6E5F"/>
    <w:rsid w:val="00ED7912"/>
    <w:rsid w:val="00EE0418"/>
    <w:rsid w:val="00EE1634"/>
    <w:rsid w:val="00EE3566"/>
    <w:rsid w:val="00EE566F"/>
    <w:rsid w:val="00EE6355"/>
    <w:rsid w:val="00EF20DA"/>
    <w:rsid w:val="00EF21C7"/>
    <w:rsid w:val="00EF2511"/>
    <w:rsid w:val="00EF482C"/>
    <w:rsid w:val="00EF5D5D"/>
    <w:rsid w:val="00EF650C"/>
    <w:rsid w:val="00EF7966"/>
    <w:rsid w:val="00F00F58"/>
    <w:rsid w:val="00F015ED"/>
    <w:rsid w:val="00F02172"/>
    <w:rsid w:val="00F0289C"/>
    <w:rsid w:val="00F073F5"/>
    <w:rsid w:val="00F077F8"/>
    <w:rsid w:val="00F107C2"/>
    <w:rsid w:val="00F11DEE"/>
    <w:rsid w:val="00F121F3"/>
    <w:rsid w:val="00F1506C"/>
    <w:rsid w:val="00F17D69"/>
    <w:rsid w:val="00F23DE3"/>
    <w:rsid w:val="00F25ABE"/>
    <w:rsid w:val="00F26C5C"/>
    <w:rsid w:val="00F34D0F"/>
    <w:rsid w:val="00F34F82"/>
    <w:rsid w:val="00F402FA"/>
    <w:rsid w:val="00F40715"/>
    <w:rsid w:val="00F42609"/>
    <w:rsid w:val="00F42B94"/>
    <w:rsid w:val="00F44D99"/>
    <w:rsid w:val="00F5327A"/>
    <w:rsid w:val="00F55217"/>
    <w:rsid w:val="00F56684"/>
    <w:rsid w:val="00F633FB"/>
    <w:rsid w:val="00F64943"/>
    <w:rsid w:val="00F66224"/>
    <w:rsid w:val="00F667D0"/>
    <w:rsid w:val="00F66DF2"/>
    <w:rsid w:val="00F6710B"/>
    <w:rsid w:val="00F73733"/>
    <w:rsid w:val="00F74246"/>
    <w:rsid w:val="00F75642"/>
    <w:rsid w:val="00F75ABE"/>
    <w:rsid w:val="00F818B5"/>
    <w:rsid w:val="00F8593A"/>
    <w:rsid w:val="00F87087"/>
    <w:rsid w:val="00F87999"/>
    <w:rsid w:val="00F9053F"/>
    <w:rsid w:val="00F915A4"/>
    <w:rsid w:val="00F96C09"/>
    <w:rsid w:val="00F971E3"/>
    <w:rsid w:val="00F97BA3"/>
    <w:rsid w:val="00FA0794"/>
    <w:rsid w:val="00FA0EB3"/>
    <w:rsid w:val="00FA178C"/>
    <w:rsid w:val="00FA1B2C"/>
    <w:rsid w:val="00FA2896"/>
    <w:rsid w:val="00FA3FBB"/>
    <w:rsid w:val="00FA68A5"/>
    <w:rsid w:val="00FA70F4"/>
    <w:rsid w:val="00FA793F"/>
    <w:rsid w:val="00FB000C"/>
    <w:rsid w:val="00FB0302"/>
    <w:rsid w:val="00FB0D2F"/>
    <w:rsid w:val="00FB0FEB"/>
    <w:rsid w:val="00FB244D"/>
    <w:rsid w:val="00FB4155"/>
    <w:rsid w:val="00FB47C6"/>
    <w:rsid w:val="00FB4B31"/>
    <w:rsid w:val="00FB55DA"/>
    <w:rsid w:val="00FB5892"/>
    <w:rsid w:val="00FC0D4B"/>
    <w:rsid w:val="00FC3221"/>
    <w:rsid w:val="00FC383A"/>
    <w:rsid w:val="00FC4221"/>
    <w:rsid w:val="00FC44AF"/>
    <w:rsid w:val="00FC5D5D"/>
    <w:rsid w:val="00FC725A"/>
    <w:rsid w:val="00FD0396"/>
    <w:rsid w:val="00FD0C70"/>
    <w:rsid w:val="00FD15E6"/>
    <w:rsid w:val="00FD1BED"/>
    <w:rsid w:val="00FD2A23"/>
    <w:rsid w:val="00FD2D31"/>
    <w:rsid w:val="00FD3377"/>
    <w:rsid w:val="00FD6009"/>
    <w:rsid w:val="00FE024D"/>
    <w:rsid w:val="00FE07A7"/>
    <w:rsid w:val="00FE09EB"/>
    <w:rsid w:val="00FE1357"/>
    <w:rsid w:val="00FE1E0C"/>
    <w:rsid w:val="00FE4978"/>
    <w:rsid w:val="00FE4E98"/>
    <w:rsid w:val="00FE5E48"/>
    <w:rsid w:val="00FE699B"/>
    <w:rsid w:val="00FE7451"/>
    <w:rsid w:val="00FF0092"/>
    <w:rsid w:val="00FF1600"/>
    <w:rsid w:val="00FF57FC"/>
    <w:rsid w:val="0149812F"/>
    <w:rsid w:val="26D8C9B1"/>
    <w:rsid w:val="33EEDDEE"/>
    <w:rsid w:val="3CAD62A3"/>
    <w:rsid w:val="42C780A4"/>
    <w:rsid w:val="63C1CD3B"/>
    <w:rsid w:val="6F4E5AA6"/>
    <w:rsid w:val="72E031E6"/>
    <w:rsid w:val="7A8380BF"/>
    <w:rsid w:val="7CEF1FE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80">
      <o:colormru v:ext="edit" colors="#005eb8,#97b1da"/>
    </o:shapedefaults>
    <o:shapelayout v:ext="edit">
      <o:idmap v:ext="edit" data="2"/>
    </o:shapelayout>
  </w:shapeDefaults>
  <w:decimalSymbol w:val=","/>
  <w:listSeparator w:val=";"/>
  <w14:docId w14:val="16B9531B"/>
  <w15:docId w15:val="{547E7622-83B8-4F19-8DFF-8548F1E6AF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Times New Roman"/>
        <w:color w:val="575757" w:themeColor="text1"/>
        <w:lang w:val="fr-FR" w:eastAsia="fr-F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uiPriority="0" w:unhideWhenUsed="1"/>
    <w:lsdException w:name="envelope return" w:uiPriority="0"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uiPriority="0" w:unhideWhenUsed="1"/>
    <w:lsdException w:name="HTML Bottom of Form" w:uiPriority="0"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0" w:unhideWhenUsed="1"/>
    <w:lsdException w:name="annotation subject" w:semiHidden="1" w:unhideWhenUsed="1"/>
    <w:lsdException w:name="No List"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2EC3"/>
    <w:pPr>
      <w:spacing w:before="120" w:after="120"/>
      <w:jc w:val="both"/>
    </w:pPr>
    <w:rPr>
      <w:rFonts w:ascii="Enedis" w:hAnsi="Enedis"/>
    </w:rPr>
  </w:style>
  <w:style w:type="paragraph" w:styleId="Titre1">
    <w:name w:val="heading 1"/>
    <w:basedOn w:val="Normal"/>
    <w:next w:val="Normal"/>
    <w:link w:val="Titre1Car"/>
    <w:semiHidden/>
    <w:qFormat/>
    <w:rsid w:val="00174956"/>
    <w:pPr>
      <w:keepNext/>
      <w:outlineLvl w:val="0"/>
    </w:pPr>
    <w:rPr>
      <w:rFonts w:cs="Arial"/>
      <w:sz w:val="24"/>
    </w:rPr>
  </w:style>
  <w:style w:type="paragraph" w:styleId="Titre2">
    <w:name w:val="heading 2"/>
    <w:basedOn w:val="Normal"/>
    <w:next w:val="Normal"/>
    <w:link w:val="Titre2Car"/>
    <w:semiHidden/>
    <w:qFormat/>
    <w:rsid w:val="00174956"/>
    <w:pPr>
      <w:keepNext/>
      <w:outlineLvl w:val="1"/>
    </w:pPr>
    <w:rPr>
      <w:bCs/>
      <w:snapToGrid w:val="0"/>
      <w:color w:val="000000"/>
      <w:sz w:val="24"/>
    </w:rPr>
  </w:style>
  <w:style w:type="paragraph" w:styleId="Titre3">
    <w:name w:val="heading 3"/>
    <w:basedOn w:val="Normal"/>
    <w:next w:val="Normal"/>
    <w:link w:val="Titre3Car"/>
    <w:uiPriority w:val="9"/>
    <w:semiHidden/>
    <w:qFormat/>
    <w:rsid w:val="00A649BA"/>
    <w:pPr>
      <w:keepNext/>
      <w:keepLines/>
      <w:spacing w:before="40"/>
      <w:outlineLvl w:val="2"/>
    </w:pPr>
    <w:rPr>
      <w:rFonts w:asciiTheme="majorHAnsi" w:eastAsiaTheme="majorEastAsia" w:hAnsiTheme="majorHAnsi" w:cstheme="majorBidi"/>
      <w:color w:val="00506F"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Adresseexpditeur">
    <w:name w:val="envelope return"/>
    <w:basedOn w:val="Normal"/>
    <w:semiHidden/>
    <w:rsid w:val="00174956"/>
    <w:rPr>
      <w:rFonts w:eastAsiaTheme="majorEastAsia" w:cstheme="majorBidi"/>
      <w:sz w:val="16"/>
    </w:rPr>
  </w:style>
  <w:style w:type="paragraph" w:styleId="Adressedestinataire">
    <w:name w:val="envelope address"/>
    <w:basedOn w:val="Normal"/>
    <w:semiHidden/>
    <w:rsid w:val="00174956"/>
    <w:pPr>
      <w:framePr w:w="4536" w:hSpace="142" w:wrap="around" w:vAnchor="page" w:hAnchor="page" w:x="6805" w:y="3687"/>
    </w:pPr>
    <w:rPr>
      <w:rFonts w:ascii="Calibri" w:hAnsi="Calibri"/>
      <w:sz w:val="24"/>
    </w:rPr>
  </w:style>
  <w:style w:type="character" w:customStyle="1" w:styleId="Titre1Car">
    <w:name w:val="Titre 1 Car"/>
    <w:basedOn w:val="Policepardfaut"/>
    <w:link w:val="Titre1"/>
    <w:semiHidden/>
    <w:rsid w:val="00857777"/>
    <w:rPr>
      <w:rFonts w:asciiTheme="minorHAnsi" w:hAnsiTheme="minorHAnsi" w:cs="Arial"/>
      <w:sz w:val="24"/>
    </w:rPr>
  </w:style>
  <w:style w:type="character" w:customStyle="1" w:styleId="Titre2Car">
    <w:name w:val="Titre 2 Car"/>
    <w:basedOn w:val="Policepardfaut"/>
    <w:link w:val="Titre2"/>
    <w:semiHidden/>
    <w:rsid w:val="00857777"/>
    <w:rPr>
      <w:rFonts w:asciiTheme="minorHAnsi" w:hAnsiTheme="minorHAnsi"/>
      <w:bCs/>
      <w:snapToGrid w:val="0"/>
      <w:color w:val="000000"/>
      <w:sz w:val="24"/>
    </w:rPr>
  </w:style>
  <w:style w:type="paragraph" w:styleId="Notedefin">
    <w:name w:val="endnote text"/>
    <w:basedOn w:val="Normal"/>
    <w:link w:val="NotedefinCar"/>
    <w:semiHidden/>
    <w:rsid w:val="00174956"/>
    <w:pPr>
      <w:ind w:right="370"/>
    </w:pPr>
  </w:style>
  <w:style w:type="character" w:customStyle="1" w:styleId="NotedefinCar">
    <w:name w:val="Note de fin Car"/>
    <w:basedOn w:val="Policepardfaut"/>
    <w:link w:val="Notedefin"/>
    <w:semiHidden/>
    <w:rsid w:val="00857777"/>
    <w:rPr>
      <w:rFonts w:asciiTheme="minorHAnsi" w:hAnsiTheme="minorHAnsi"/>
      <w:sz w:val="22"/>
    </w:rPr>
  </w:style>
  <w:style w:type="paragraph" w:styleId="Textedebulles">
    <w:name w:val="Balloon Text"/>
    <w:basedOn w:val="Normal"/>
    <w:link w:val="TextedebullesCar"/>
    <w:uiPriority w:val="99"/>
    <w:semiHidden/>
    <w:rsid w:val="00174956"/>
    <w:rPr>
      <w:rFonts w:ascii="Tahoma" w:hAnsi="Tahoma" w:cs="Tahoma"/>
      <w:sz w:val="16"/>
      <w:szCs w:val="16"/>
    </w:rPr>
  </w:style>
  <w:style w:type="character" w:customStyle="1" w:styleId="TextedebullesCar">
    <w:name w:val="Texte de bulles Car"/>
    <w:basedOn w:val="Policepardfaut"/>
    <w:link w:val="Textedebulles"/>
    <w:uiPriority w:val="99"/>
    <w:semiHidden/>
    <w:rsid w:val="00857777"/>
    <w:rPr>
      <w:rFonts w:ascii="Tahoma" w:hAnsi="Tahoma" w:cs="Tahoma"/>
      <w:sz w:val="16"/>
      <w:szCs w:val="16"/>
    </w:rPr>
  </w:style>
  <w:style w:type="character" w:customStyle="1" w:styleId="textmini1">
    <w:name w:val="textmini1"/>
    <w:basedOn w:val="Policepardfaut"/>
    <w:semiHidden/>
    <w:rsid w:val="00174956"/>
    <w:rPr>
      <w:rFonts w:ascii="Arial" w:hAnsi="Arial" w:cs="Arial" w:hint="default"/>
      <w:b w:val="0"/>
      <w:bCs w:val="0"/>
      <w:color w:val="000000"/>
      <w:sz w:val="15"/>
      <w:szCs w:val="15"/>
    </w:rPr>
  </w:style>
  <w:style w:type="paragraph" w:styleId="Signaturelectronique">
    <w:name w:val="E-mail Signature"/>
    <w:basedOn w:val="Normal"/>
    <w:link w:val="SignaturelectroniqueCar"/>
    <w:uiPriority w:val="99"/>
    <w:semiHidden/>
    <w:rsid w:val="00174956"/>
    <w:rPr>
      <w:rFonts w:ascii="Arial Narrow" w:hAnsi="Arial Narrow"/>
      <w:sz w:val="28"/>
    </w:rPr>
  </w:style>
  <w:style w:type="character" w:customStyle="1" w:styleId="SignaturelectroniqueCar">
    <w:name w:val="Signature électronique Car"/>
    <w:basedOn w:val="Policepardfaut"/>
    <w:link w:val="Signaturelectronique"/>
    <w:uiPriority w:val="99"/>
    <w:semiHidden/>
    <w:rsid w:val="00857777"/>
    <w:rPr>
      <w:rFonts w:ascii="Arial Narrow" w:hAnsi="Arial Narrow"/>
      <w:sz w:val="28"/>
    </w:rPr>
  </w:style>
  <w:style w:type="paragraph" w:styleId="En-tte">
    <w:name w:val="header"/>
    <w:basedOn w:val="Normal"/>
    <w:link w:val="En-tteCar"/>
    <w:uiPriority w:val="99"/>
    <w:semiHidden/>
    <w:rsid w:val="00991BED"/>
    <w:rPr>
      <w:color w:val="005EB8" w:themeColor="background2"/>
      <w:sz w:val="14"/>
    </w:rPr>
  </w:style>
  <w:style w:type="character" w:customStyle="1" w:styleId="En-tteCar">
    <w:name w:val="En-tête Car"/>
    <w:basedOn w:val="Policepardfaut"/>
    <w:link w:val="En-tte"/>
    <w:uiPriority w:val="99"/>
    <w:semiHidden/>
    <w:rsid w:val="00857777"/>
    <w:rPr>
      <w:rFonts w:asciiTheme="minorHAnsi" w:hAnsiTheme="minorHAnsi"/>
      <w:color w:val="005EB8" w:themeColor="background2"/>
      <w:sz w:val="14"/>
    </w:rPr>
  </w:style>
  <w:style w:type="paragraph" w:styleId="Pieddepage">
    <w:name w:val="footer"/>
    <w:basedOn w:val="Normal"/>
    <w:link w:val="PieddepageCar"/>
    <w:uiPriority w:val="99"/>
    <w:semiHidden/>
    <w:rsid w:val="00991BED"/>
    <w:rPr>
      <w:color w:val="005EB8" w:themeColor="background2"/>
      <w:sz w:val="14"/>
    </w:rPr>
  </w:style>
  <w:style w:type="character" w:customStyle="1" w:styleId="PieddepageCar">
    <w:name w:val="Pied de page Car"/>
    <w:basedOn w:val="Policepardfaut"/>
    <w:link w:val="Pieddepage"/>
    <w:uiPriority w:val="99"/>
    <w:semiHidden/>
    <w:rsid w:val="00857777"/>
    <w:rPr>
      <w:rFonts w:asciiTheme="minorHAnsi" w:hAnsiTheme="minorHAnsi"/>
      <w:color w:val="005EB8" w:themeColor="background2"/>
      <w:sz w:val="14"/>
    </w:rPr>
  </w:style>
  <w:style w:type="table" w:styleId="Grilledutableau">
    <w:name w:val="Table Grid"/>
    <w:basedOn w:val="TableauNormal"/>
    <w:uiPriority w:val="59"/>
    <w:rsid w:val="00E016F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umrodepage">
    <w:name w:val="page number"/>
    <w:basedOn w:val="Policepardfaut"/>
    <w:uiPriority w:val="99"/>
    <w:semiHidden/>
    <w:rsid w:val="0005323D"/>
  </w:style>
  <w:style w:type="character" w:styleId="Lienhypertextesuivivisit">
    <w:name w:val="FollowedHyperlink"/>
    <w:basedOn w:val="Policepardfaut"/>
    <w:uiPriority w:val="99"/>
    <w:semiHidden/>
    <w:rsid w:val="00314BF4"/>
    <w:rPr>
      <w:color w:val="005EB8" w:themeColor="followedHyperlink"/>
      <w:u w:val="none"/>
    </w:rPr>
  </w:style>
  <w:style w:type="character" w:styleId="Textedelespacerserv">
    <w:name w:val="Placeholder Text"/>
    <w:basedOn w:val="Policepardfaut"/>
    <w:uiPriority w:val="99"/>
    <w:semiHidden/>
    <w:rsid w:val="00EE3566"/>
    <w:rPr>
      <w:color w:val="808080"/>
    </w:rPr>
  </w:style>
  <w:style w:type="paragraph" w:customStyle="1" w:styleId="STitreDocument">
    <w:name w:val="S_Titre Document"/>
    <w:basedOn w:val="Normal"/>
    <w:next w:val="Normal"/>
    <w:qFormat/>
    <w:rsid w:val="00D12B43"/>
    <w:pPr>
      <w:spacing w:after="360"/>
      <w:jc w:val="left"/>
    </w:pPr>
    <w:rPr>
      <w:color w:val="005EB8" w:themeColor="background2"/>
      <w:sz w:val="40"/>
      <w:szCs w:val="48"/>
    </w:rPr>
  </w:style>
  <w:style w:type="paragraph" w:styleId="TM1">
    <w:name w:val="toc 1"/>
    <w:basedOn w:val="Normal"/>
    <w:next w:val="Normal"/>
    <w:autoRedefine/>
    <w:uiPriority w:val="39"/>
    <w:rsid w:val="00631ABE"/>
    <w:pPr>
      <w:tabs>
        <w:tab w:val="right" w:leader="dot" w:pos="10308"/>
      </w:tabs>
      <w:spacing w:before="240"/>
      <w:ind w:left="425" w:hanging="425"/>
      <w:jc w:val="left"/>
    </w:pPr>
    <w:rPr>
      <w:b/>
      <w:color w:val="005EB8" w:themeColor="background2"/>
      <w:sz w:val="24"/>
    </w:rPr>
  </w:style>
  <w:style w:type="paragraph" w:customStyle="1" w:styleId="SIntertitre">
    <w:name w:val="S_Intertitre"/>
    <w:basedOn w:val="Normal"/>
    <w:next w:val="Normal"/>
    <w:qFormat/>
    <w:rsid w:val="00A411BE"/>
    <w:pPr>
      <w:keepNext/>
      <w:jc w:val="left"/>
    </w:pPr>
    <w:rPr>
      <w:b/>
    </w:rPr>
  </w:style>
  <w:style w:type="paragraph" w:styleId="Paragraphedeliste">
    <w:name w:val="List Paragraph"/>
    <w:aliases w:val="FooterText,numbered,List Paragraph1,Bulletr List Paragraph,列?出?段?落,列?出?段?落1,List Paragraph2,List Paragraph21,列出段落,列出段落1,List Paragraph211,Listeafsnit1,Parágrafo da Lista1,リスト段落1,????,Párrafo de lista1,List Paragraph11,Bullet list,?,F"/>
    <w:basedOn w:val="Normal"/>
    <w:link w:val="ParagraphedelisteCar"/>
    <w:uiPriority w:val="34"/>
    <w:qFormat/>
    <w:rsid w:val="00C019D5"/>
    <w:pPr>
      <w:ind w:left="720"/>
      <w:contextualSpacing/>
    </w:pPr>
  </w:style>
  <w:style w:type="paragraph" w:customStyle="1" w:styleId="SPuce">
    <w:name w:val="S_Puce"/>
    <w:qFormat/>
    <w:rsid w:val="00672EC3"/>
    <w:pPr>
      <w:numPr>
        <w:numId w:val="1"/>
      </w:numPr>
      <w:spacing w:before="160" w:after="120"/>
      <w:jc w:val="both"/>
    </w:pPr>
    <w:rPr>
      <w:rFonts w:ascii="Enedis" w:hAnsi="Enedis"/>
    </w:rPr>
  </w:style>
  <w:style w:type="paragraph" w:customStyle="1" w:styleId="SVersion">
    <w:name w:val="S_Version"/>
    <w:basedOn w:val="Normal"/>
    <w:next w:val="Normal"/>
    <w:semiHidden/>
    <w:rsid w:val="00BB6E79"/>
    <w:rPr>
      <w:b/>
      <w:color w:val="005EB8" w:themeColor="background2"/>
    </w:rPr>
  </w:style>
  <w:style w:type="paragraph" w:customStyle="1" w:styleId="SIdentification">
    <w:name w:val="S_Identification"/>
    <w:basedOn w:val="Normal"/>
    <w:next w:val="Normal"/>
    <w:semiHidden/>
    <w:rsid w:val="00BB6E79"/>
    <w:rPr>
      <w:b/>
      <w:color w:val="005EB8" w:themeColor="background2"/>
    </w:rPr>
  </w:style>
  <w:style w:type="paragraph" w:customStyle="1" w:styleId="STitre1">
    <w:name w:val="S_Titre 1"/>
    <w:basedOn w:val="Normal"/>
    <w:next w:val="STitre2"/>
    <w:uiPriority w:val="1"/>
    <w:qFormat/>
    <w:rsid w:val="00DE137E"/>
    <w:pPr>
      <w:keepNext/>
      <w:numPr>
        <w:numId w:val="2"/>
      </w:numPr>
      <w:jc w:val="left"/>
      <w:outlineLvl w:val="0"/>
    </w:pPr>
    <w:rPr>
      <w:rFonts w:eastAsiaTheme="minorEastAsia" w:cstheme="minorBidi"/>
      <w:b/>
      <w:color w:val="005EB8" w:themeColor="background2"/>
      <w:sz w:val="24"/>
    </w:rPr>
  </w:style>
  <w:style w:type="paragraph" w:customStyle="1" w:styleId="STitre2">
    <w:name w:val="S_Titre 2"/>
    <w:basedOn w:val="Normal"/>
    <w:next w:val="Normal"/>
    <w:uiPriority w:val="1"/>
    <w:qFormat/>
    <w:rsid w:val="008A0797"/>
    <w:pPr>
      <w:keepNext/>
      <w:numPr>
        <w:ilvl w:val="1"/>
        <w:numId w:val="2"/>
      </w:numPr>
      <w:ind w:left="794" w:hanging="397"/>
      <w:jc w:val="left"/>
      <w:outlineLvl w:val="1"/>
    </w:pPr>
    <w:rPr>
      <w:rFonts w:ascii="Calibri" w:eastAsiaTheme="minorEastAsia" w:hAnsi="Calibri" w:cstheme="minorBidi"/>
      <w:bCs/>
      <w:color w:val="005EB8" w:themeColor="background2"/>
      <w:sz w:val="22"/>
    </w:rPr>
  </w:style>
  <w:style w:type="paragraph" w:customStyle="1" w:styleId="STitre3">
    <w:name w:val="S_Titre 3"/>
    <w:basedOn w:val="STitre1"/>
    <w:next w:val="Normal"/>
    <w:uiPriority w:val="1"/>
    <w:qFormat/>
    <w:rsid w:val="00DE137E"/>
    <w:pPr>
      <w:numPr>
        <w:ilvl w:val="2"/>
      </w:numPr>
      <w:ind w:left="1225" w:hanging="505"/>
      <w:outlineLvl w:val="2"/>
    </w:pPr>
    <w:rPr>
      <w:color w:val="575757" w:themeColor="text1"/>
      <w:sz w:val="20"/>
    </w:rPr>
  </w:style>
  <w:style w:type="paragraph" w:customStyle="1" w:styleId="STitre4">
    <w:name w:val="S_Titre 4"/>
    <w:basedOn w:val="STitre1"/>
    <w:next w:val="Normal"/>
    <w:uiPriority w:val="1"/>
    <w:qFormat/>
    <w:rsid w:val="00631ABE"/>
    <w:pPr>
      <w:numPr>
        <w:ilvl w:val="3"/>
      </w:numPr>
      <w:ind w:left="1723" w:hanging="646"/>
      <w:outlineLvl w:val="3"/>
    </w:pPr>
    <w:rPr>
      <w:b w:val="0"/>
      <w:color w:val="505150"/>
      <w:sz w:val="20"/>
    </w:rPr>
  </w:style>
  <w:style w:type="paragraph" w:customStyle="1" w:styleId="STitre5">
    <w:name w:val="S_Titre 5"/>
    <w:basedOn w:val="STitre4"/>
    <w:next w:val="Normal"/>
    <w:qFormat/>
    <w:rsid w:val="00631ABE"/>
    <w:pPr>
      <w:numPr>
        <w:ilvl w:val="4"/>
      </w:numPr>
      <w:ind w:left="2234" w:hanging="794"/>
      <w:outlineLvl w:val="4"/>
    </w:pPr>
    <w:rPr>
      <w:i/>
    </w:rPr>
  </w:style>
  <w:style w:type="paragraph" w:styleId="TM2">
    <w:name w:val="toc 2"/>
    <w:basedOn w:val="Normal"/>
    <w:next w:val="Normal"/>
    <w:autoRedefine/>
    <w:uiPriority w:val="39"/>
    <w:rsid w:val="008A0797"/>
    <w:pPr>
      <w:tabs>
        <w:tab w:val="right" w:leader="dot" w:pos="10308"/>
      </w:tabs>
      <w:spacing w:after="60"/>
      <w:ind w:left="851" w:hanging="397"/>
      <w:contextualSpacing/>
      <w:jc w:val="left"/>
    </w:pPr>
    <w:rPr>
      <w:color w:val="005EB8" w:themeColor="background2"/>
      <w:sz w:val="22"/>
    </w:rPr>
  </w:style>
  <w:style w:type="paragraph" w:styleId="TM3">
    <w:name w:val="toc 3"/>
    <w:basedOn w:val="Normal"/>
    <w:next w:val="Normal"/>
    <w:autoRedefine/>
    <w:uiPriority w:val="39"/>
    <w:rsid w:val="008A0797"/>
    <w:pPr>
      <w:tabs>
        <w:tab w:val="right" w:leader="dot" w:pos="10308"/>
      </w:tabs>
      <w:spacing w:after="60"/>
      <w:ind w:left="1276" w:hanging="567"/>
      <w:contextualSpacing/>
      <w:jc w:val="left"/>
    </w:pPr>
    <w:rPr>
      <w:b/>
    </w:rPr>
  </w:style>
  <w:style w:type="paragraph" w:styleId="TM4">
    <w:name w:val="toc 4"/>
    <w:basedOn w:val="Normal"/>
    <w:next w:val="Normal"/>
    <w:autoRedefine/>
    <w:uiPriority w:val="39"/>
    <w:rsid w:val="00686596"/>
    <w:pPr>
      <w:tabs>
        <w:tab w:val="right" w:leader="dot" w:pos="10308"/>
      </w:tabs>
      <w:ind w:left="1701" w:hanging="709"/>
      <w:jc w:val="left"/>
    </w:pPr>
  </w:style>
  <w:style w:type="character" w:styleId="Lienhypertexte">
    <w:name w:val="Hyperlink"/>
    <w:basedOn w:val="Policepardfaut"/>
    <w:uiPriority w:val="99"/>
    <w:unhideWhenUsed/>
    <w:rsid w:val="008A0797"/>
    <w:rPr>
      <w:color w:val="005EB8" w:themeColor="hyperlink"/>
      <w:u w:val="none"/>
    </w:rPr>
  </w:style>
  <w:style w:type="table" w:styleId="TableauGrille4-Accentuation1">
    <w:name w:val="Grid Table 4 Accent 1"/>
    <w:basedOn w:val="TableauNormal"/>
    <w:uiPriority w:val="49"/>
    <w:rsid w:val="000D0E94"/>
    <w:tblPr>
      <w:tblStyleRowBandSize w:val="1"/>
      <w:tblStyleColBandSize w:val="1"/>
      <w:tblBorders>
        <w:top w:val="single" w:sz="4" w:space="0" w:color="53CFFF" w:themeColor="accent1" w:themeTint="99"/>
        <w:left w:val="single" w:sz="4" w:space="0" w:color="53CFFF" w:themeColor="accent1" w:themeTint="99"/>
        <w:bottom w:val="single" w:sz="4" w:space="0" w:color="53CFFF" w:themeColor="accent1" w:themeTint="99"/>
        <w:right w:val="single" w:sz="4" w:space="0" w:color="53CFFF" w:themeColor="accent1" w:themeTint="99"/>
        <w:insideH w:val="single" w:sz="4" w:space="0" w:color="53CFFF" w:themeColor="accent1" w:themeTint="99"/>
        <w:insideV w:val="single" w:sz="4" w:space="0" w:color="53CFFF" w:themeColor="accent1" w:themeTint="99"/>
      </w:tblBorders>
    </w:tblPr>
    <w:tblStylePr w:type="firstRow">
      <w:rPr>
        <w:b/>
        <w:bCs/>
        <w:color w:val="FFFFFF" w:themeColor="background1"/>
      </w:rPr>
      <w:tblPr/>
      <w:tcPr>
        <w:tcBorders>
          <w:top w:val="single" w:sz="4" w:space="0" w:color="00A3E0" w:themeColor="accent1"/>
          <w:left w:val="single" w:sz="4" w:space="0" w:color="00A3E0" w:themeColor="accent1"/>
          <w:bottom w:val="single" w:sz="4" w:space="0" w:color="00A3E0" w:themeColor="accent1"/>
          <w:right w:val="single" w:sz="4" w:space="0" w:color="00A3E0" w:themeColor="accent1"/>
          <w:insideH w:val="nil"/>
          <w:insideV w:val="nil"/>
        </w:tcBorders>
        <w:shd w:val="clear" w:color="auto" w:fill="00A3E0" w:themeFill="accent1"/>
      </w:tcPr>
    </w:tblStylePr>
    <w:tblStylePr w:type="lastRow">
      <w:rPr>
        <w:b/>
        <w:bCs/>
      </w:rPr>
      <w:tblPr/>
      <w:tcPr>
        <w:tcBorders>
          <w:top w:val="double" w:sz="4" w:space="0" w:color="00A3E0" w:themeColor="accent1"/>
        </w:tcBorders>
      </w:tcPr>
    </w:tblStylePr>
    <w:tblStylePr w:type="firstCol">
      <w:rPr>
        <w:b/>
        <w:bCs/>
      </w:rPr>
    </w:tblStylePr>
    <w:tblStylePr w:type="lastCol">
      <w:rPr>
        <w:b/>
        <w:bCs/>
      </w:rPr>
    </w:tblStylePr>
    <w:tblStylePr w:type="band1Vert">
      <w:tblPr/>
      <w:tcPr>
        <w:shd w:val="clear" w:color="auto" w:fill="C5EFFF" w:themeFill="accent1" w:themeFillTint="33"/>
      </w:tcPr>
    </w:tblStylePr>
    <w:tblStylePr w:type="band1Horz">
      <w:tblPr/>
      <w:tcPr>
        <w:shd w:val="clear" w:color="auto" w:fill="C5EFFF" w:themeFill="accent1" w:themeFillTint="33"/>
      </w:tcPr>
    </w:tblStylePr>
  </w:style>
  <w:style w:type="character" w:customStyle="1" w:styleId="Titre3Car">
    <w:name w:val="Titre 3 Car"/>
    <w:basedOn w:val="Policepardfaut"/>
    <w:link w:val="Titre3"/>
    <w:uiPriority w:val="9"/>
    <w:semiHidden/>
    <w:rsid w:val="00A649BA"/>
    <w:rPr>
      <w:rFonts w:asciiTheme="majorHAnsi" w:eastAsiaTheme="majorEastAsia" w:hAnsiTheme="majorHAnsi" w:cstheme="majorBidi"/>
      <w:color w:val="00506F" w:themeColor="accent1" w:themeShade="7F"/>
      <w:sz w:val="24"/>
      <w:szCs w:val="24"/>
    </w:rPr>
  </w:style>
  <w:style w:type="character" w:styleId="Marquedecommentaire">
    <w:name w:val="annotation reference"/>
    <w:basedOn w:val="Policepardfaut"/>
    <w:uiPriority w:val="99"/>
    <w:semiHidden/>
    <w:rsid w:val="00A649BA"/>
    <w:rPr>
      <w:sz w:val="16"/>
      <w:szCs w:val="16"/>
    </w:rPr>
  </w:style>
  <w:style w:type="paragraph" w:styleId="Commentaire">
    <w:name w:val="annotation text"/>
    <w:basedOn w:val="Normal"/>
    <w:link w:val="CommentaireCar"/>
    <w:uiPriority w:val="99"/>
    <w:semiHidden/>
    <w:rsid w:val="00A649BA"/>
    <w:rPr>
      <w:rFonts w:ascii="Montserrat" w:eastAsiaTheme="minorHAnsi" w:hAnsi="Montserrat"/>
      <w:color w:val="3C3C3C"/>
      <w:lang w:eastAsia="en-US"/>
    </w:rPr>
  </w:style>
  <w:style w:type="character" w:customStyle="1" w:styleId="CommentaireCar">
    <w:name w:val="Commentaire Car"/>
    <w:basedOn w:val="Policepardfaut"/>
    <w:link w:val="Commentaire"/>
    <w:uiPriority w:val="99"/>
    <w:semiHidden/>
    <w:rsid w:val="00A649BA"/>
    <w:rPr>
      <w:rFonts w:ascii="Montserrat" w:eastAsiaTheme="minorHAnsi" w:hAnsi="Montserrat"/>
      <w:color w:val="3C3C3C"/>
      <w:lang w:eastAsia="en-US"/>
    </w:rPr>
  </w:style>
  <w:style w:type="paragraph" w:styleId="Objetducommentaire">
    <w:name w:val="annotation subject"/>
    <w:basedOn w:val="Commentaire"/>
    <w:next w:val="Commentaire"/>
    <w:link w:val="ObjetducommentaireCar"/>
    <w:uiPriority w:val="99"/>
    <w:semiHidden/>
    <w:unhideWhenUsed/>
    <w:rsid w:val="00EF21C7"/>
    <w:rPr>
      <w:rFonts w:asciiTheme="minorHAnsi" w:eastAsia="Times New Roman" w:hAnsiTheme="minorHAnsi"/>
      <w:b/>
      <w:bCs/>
      <w:color w:val="575757" w:themeColor="text1"/>
      <w:lang w:eastAsia="fr-FR"/>
    </w:rPr>
  </w:style>
  <w:style w:type="character" w:customStyle="1" w:styleId="ObjetducommentaireCar">
    <w:name w:val="Objet du commentaire Car"/>
    <w:basedOn w:val="CommentaireCar"/>
    <w:link w:val="Objetducommentaire"/>
    <w:uiPriority w:val="99"/>
    <w:semiHidden/>
    <w:rsid w:val="00EF21C7"/>
    <w:rPr>
      <w:rFonts w:asciiTheme="minorHAnsi" w:eastAsiaTheme="minorHAnsi" w:hAnsiTheme="minorHAnsi"/>
      <w:b/>
      <w:bCs/>
      <w:color w:val="3C3C3C"/>
      <w:lang w:eastAsia="en-US"/>
    </w:rPr>
  </w:style>
  <w:style w:type="paragraph" w:styleId="NormalWeb">
    <w:name w:val="Normal (Web)"/>
    <w:basedOn w:val="Normal"/>
    <w:uiPriority w:val="99"/>
    <w:semiHidden/>
    <w:unhideWhenUsed/>
    <w:rsid w:val="00517620"/>
    <w:pPr>
      <w:spacing w:before="100" w:beforeAutospacing="1" w:after="100" w:afterAutospacing="1"/>
      <w:jc w:val="left"/>
    </w:pPr>
    <w:rPr>
      <w:rFonts w:ascii="Times New Roman" w:eastAsiaTheme="minorEastAsia" w:hAnsi="Times New Roman"/>
      <w:color w:val="auto"/>
      <w:sz w:val="24"/>
      <w:szCs w:val="24"/>
    </w:rPr>
  </w:style>
  <w:style w:type="character" w:customStyle="1" w:styleId="ParagraphedelisteCar">
    <w:name w:val="Paragraphe de liste Car"/>
    <w:aliases w:val="FooterText Car,numbered Car,List Paragraph1 Car,Bulletr List Paragraph Car,列?出?段?落 Car,列?出?段?落1 Car,List Paragraph2 Car,List Paragraph21 Car,列出段落 Car,列出段落1 Car,List Paragraph211 Car,Listeafsnit1 Car,Parágrafo da Lista1 Car,? Car"/>
    <w:basedOn w:val="Policepardfaut"/>
    <w:link w:val="Paragraphedeliste"/>
    <w:uiPriority w:val="34"/>
    <w:rsid w:val="00A86E2D"/>
    <w:rPr>
      <w:rFonts w:ascii="Enedis" w:hAnsi="Enedis"/>
    </w:rPr>
  </w:style>
  <w:style w:type="character" w:styleId="Mentionnonrsolue">
    <w:name w:val="Unresolved Mention"/>
    <w:basedOn w:val="Policepardfaut"/>
    <w:uiPriority w:val="99"/>
    <w:semiHidden/>
    <w:unhideWhenUsed/>
    <w:rsid w:val="000A3C68"/>
    <w:rPr>
      <w:color w:val="605E5C"/>
      <w:shd w:val="clear" w:color="auto" w:fill="E1DFDD"/>
    </w:rPr>
  </w:style>
  <w:style w:type="paragraph" w:styleId="Sansinterligne">
    <w:name w:val="No Spacing"/>
    <w:uiPriority w:val="1"/>
    <w:qFormat/>
    <w:rsid w:val="003331FF"/>
  </w:style>
  <w:style w:type="character" w:styleId="Appeldenotedefin">
    <w:name w:val="endnote reference"/>
    <w:basedOn w:val="Policepardfaut"/>
    <w:uiPriority w:val="99"/>
    <w:semiHidden/>
    <w:unhideWhenUsed/>
    <w:rsid w:val="003636AA"/>
    <w:rPr>
      <w:vertAlign w:val="superscript"/>
    </w:rPr>
  </w:style>
  <w:style w:type="paragraph" w:styleId="Rvision">
    <w:name w:val="Revision"/>
    <w:hidden/>
    <w:uiPriority w:val="99"/>
    <w:semiHidden/>
    <w:rsid w:val="003B1ECE"/>
    <w:rPr>
      <w:rFonts w:ascii="Enedis" w:hAnsi="Enedi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731600">
      <w:bodyDiv w:val="1"/>
      <w:marLeft w:val="0"/>
      <w:marRight w:val="0"/>
      <w:marTop w:val="0"/>
      <w:marBottom w:val="0"/>
      <w:divBdr>
        <w:top w:val="none" w:sz="0" w:space="0" w:color="auto"/>
        <w:left w:val="none" w:sz="0" w:space="0" w:color="auto"/>
        <w:bottom w:val="none" w:sz="0" w:space="0" w:color="auto"/>
        <w:right w:val="none" w:sz="0" w:space="0" w:color="auto"/>
      </w:divBdr>
    </w:div>
    <w:div w:id="86313285">
      <w:bodyDiv w:val="1"/>
      <w:marLeft w:val="0"/>
      <w:marRight w:val="0"/>
      <w:marTop w:val="0"/>
      <w:marBottom w:val="0"/>
      <w:divBdr>
        <w:top w:val="none" w:sz="0" w:space="0" w:color="auto"/>
        <w:left w:val="none" w:sz="0" w:space="0" w:color="auto"/>
        <w:bottom w:val="none" w:sz="0" w:space="0" w:color="auto"/>
        <w:right w:val="none" w:sz="0" w:space="0" w:color="auto"/>
      </w:divBdr>
    </w:div>
    <w:div w:id="120199476">
      <w:bodyDiv w:val="1"/>
      <w:marLeft w:val="0"/>
      <w:marRight w:val="0"/>
      <w:marTop w:val="0"/>
      <w:marBottom w:val="0"/>
      <w:divBdr>
        <w:top w:val="none" w:sz="0" w:space="0" w:color="auto"/>
        <w:left w:val="none" w:sz="0" w:space="0" w:color="auto"/>
        <w:bottom w:val="none" w:sz="0" w:space="0" w:color="auto"/>
        <w:right w:val="none" w:sz="0" w:space="0" w:color="auto"/>
      </w:divBdr>
    </w:div>
    <w:div w:id="165436696">
      <w:bodyDiv w:val="1"/>
      <w:marLeft w:val="0"/>
      <w:marRight w:val="0"/>
      <w:marTop w:val="0"/>
      <w:marBottom w:val="0"/>
      <w:divBdr>
        <w:top w:val="none" w:sz="0" w:space="0" w:color="auto"/>
        <w:left w:val="none" w:sz="0" w:space="0" w:color="auto"/>
        <w:bottom w:val="none" w:sz="0" w:space="0" w:color="auto"/>
        <w:right w:val="none" w:sz="0" w:space="0" w:color="auto"/>
      </w:divBdr>
    </w:div>
    <w:div w:id="300036307">
      <w:bodyDiv w:val="1"/>
      <w:marLeft w:val="0"/>
      <w:marRight w:val="0"/>
      <w:marTop w:val="0"/>
      <w:marBottom w:val="0"/>
      <w:divBdr>
        <w:top w:val="none" w:sz="0" w:space="0" w:color="auto"/>
        <w:left w:val="none" w:sz="0" w:space="0" w:color="auto"/>
        <w:bottom w:val="none" w:sz="0" w:space="0" w:color="auto"/>
        <w:right w:val="none" w:sz="0" w:space="0" w:color="auto"/>
      </w:divBdr>
    </w:div>
    <w:div w:id="396127703">
      <w:bodyDiv w:val="1"/>
      <w:marLeft w:val="0"/>
      <w:marRight w:val="0"/>
      <w:marTop w:val="0"/>
      <w:marBottom w:val="0"/>
      <w:divBdr>
        <w:top w:val="none" w:sz="0" w:space="0" w:color="auto"/>
        <w:left w:val="none" w:sz="0" w:space="0" w:color="auto"/>
        <w:bottom w:val="none" w:sz="0" w:space="0" w:color="auto"/>
        <w:right w:val="none" w:sz="0" w:space="0" w:color="auto"/>
      </w:divBdr>
    </w:div>
    <w:div w:id="454642662">
      <w:bodyDiv w:val="1"/>
      <w:marLeft w:val="0"/>
      <w:marRight w:val="0"/>
      <w:marTop w:val="0"/>
      <w:marBottom w:val="0"/>
      <w:divBdr>
        <w:top w:val="none" w:sz="0" w:space="0" w:color="auto"/>
        <w:left w:val="none" w:sz="0" w:space="0" w:color="auto"/>
        <w:bottom w:val="none" w:sz="0" w:space="0" w:color="auto"/>
        <w:right w:val="none" w:sz="0" w:space="0" w:color="auto"/>
      </w:divBdr>
    </w:div>
    <w:div w:id="705105605">
      <w:bodyDiv w:val="1"/>
      <w:marLeft w:val="0"/>
      <w:marRight w:val="0"/>
      <w:marTop w:val="0"/>
      <w:marBottom w:val="0"/>
      <w:divBdr>
        <w:top w:val="none" w:sz="0" w:space="0" w:color="auto"/>
        <w:left w:val="none" w:sz="0" w:space="0" w:color="auto"/>
        <w:bottom w:val="none" w:sz="0" w:space="0" w:color="auto"/>
        <w:right w:val="none" w:sz="0" w:space="0" w:color="auto"/>
      </w:divBdr>
    </w:div>
    <w:div w:id="975529009">
      <w:bodyDiv w:val="1"/>
      <w:marLeft w:val="0"/>
      <w:marRight w:val="0"/>
      <w:marTop w:val="0"/>
      <w:marBottom w:val="0"/>
      <w:divBdr>
        <w:top w:val="none" w:sz="0" w:space="0" w:color="auto"/>
        <w:left w:val="none" w:sz="0" w:space="0" w:color="auto"/>
        <w:bottom w:val="none" w:sz="0" w:space="0" w:color="auto"/>
        <w:right w:val="none" w:sz="0" w:space="0" w:color="auto"/>
      </w:divBdr>
    </w:div>
    <w:div w:id="1120878570">
      <w:bodyDiv w:val="1"/>
      <w:marLeft w:val="0"/>
      <w:marRight w:val="0"/>
      <w:marTop w:val="0"/>
      <w:marBottom w:val="0"/>
      <w:divBdr>
        <w:top w:val="none" w:sz="0" w:space="0" w:color="auto"/>
        <w:left w:val="none" w:sz="0" w:space="0" w:color="auto"/>
        <w:bottom w:val="none" w:sz="0" w:space="0" w:color="auto"/>
        <w:right w:val="none" w:sz="0" w:space="0" w:color="auto"/>
      </w:divBdr>
    </w:div>
    <w:div w:id="1160776640">
      <w:bodyDiv w:val="1"/>
      <w:marLeft w:val="0"/>
      <w:marRight w:val="0"/>
      <w:marTop w:val="0"/>
      <w:marBottom w:val="0"/>
      <w:divBdr>
        <w:top w:val="none" w:sz="0" w:space="0" w:color="auto"/>
        <w:left w:val="none" w:sz="0" w:space="0" w:color="auto"/>
        <w:bottom w:val="none" w:sz="0" w:space="0" w:color="auto"/>
        <w:right w:val="none" w:sz="0" w:space="0" w:color="auto"/>
      </w:divBdr>
    </w:div>
    <w:div w:id="1337803403">
      <w:bodyDiv w:val="1"/>
      <w:marLeft w:val="0"/>
      <w:marRight w:val="0"/>
      <w:marTop w:val="0"/>
      <w:marBottom w:val="0"/>
      <w:divBdr>
        <w:top w:val="none" w:sz="0" w:space="0" w:color="auto"/>
        <w:left w:val="none" w:sz="0" w:space="0" w:color="auto"/>
        <w:bottom w:val="none" w:sz="0" w:space="0" w:color="auto"/>
        <w:right w:val="none" w:sz="0" w:space="0" w:color="auto"/>
      </w:divBdr>
    </w:div>
    <w:div w:id="1419980950">
      <w:bodyDiv w:val="1"/>
      <w:marLeft w:val="0"/>
      <w:marRight w:val="0"/>
      <w:marTop w:val="0"/>
      <w:marBottom w:val="0"/>
      <w:divBdr>
        <w:top w:val="none" w:sz="0" w:space="0" w:color="auto"/>
        <w:left w:val="none" w:sz="0" w:space="0" w:color="auto"/>
        <w:bottom w:val="none" w:sz="0" w:space="0" w:color="auto"/>
        <w:right w:val="none" w:sz="0" w:space="0" w:color="auto"/>
      </w:divBdr>
    </w:div>
    <w:div w:id="1427656450">
      <w:bodyDiv w:val="1"/>
      <w:marLeft w:val="0"/>
      <w:marRight w:val="0"/>
      <w:marTop w:val="0"/>
      <w:marBottom w:val="0"/>
      <w:divBdr>
        <w:top w:val="none" w:sz="0" w:space="0" w:color="auto"/>
        <w:left w:val="none" w:sz="0" w:space="0" w:color="auto"/>
        <w:bottom w:val="none" w:sz="0" w:space="0" w:color="auto"/>
        <w:right w:val="none" w:sz="0" w:space="0" w:color="auto"/>
      </w:divBdr>
    </w:div>
    <w:div w:id="1541867284">
      <w:bodyDiv w:val="1"/>
      <w:marLeft w:val="0"/>
      <w:marRight w:val="0"/>
      <w:marTop w:val="0"/>
      <w:marBottom w:val="0"/>
      <w:divBdr>
        <w:top w:val="none" w:sz="0" w:space="0" w:color="auto"/>
        <w:left w:val="none" w:sz="0" w:space="0" w:color="auto"/>
        <w:bottom w:val="none" w:sz="0" w:space="0" w:color="auto"/>
        <w:right w:val="none" w:sz="0" w:space="0" w:color="auto"/>
      </w:divBdr>
    </w:div>
    <w:div w:id="1570462514">
      <w:bodyDiv w:val="1"/>
      <w:marLeft w:val="0"/>
      <w:marRight w:val="0"/>
      <w:marTop w:val="0"/>
      <w:marBottom w:val="0"/>
      <w:divBdr>
        <w:top w:val="none" w:sz="0" w:space="0" w:color="auto"/>
        <w:left w:val="none" w:sz="0" w:space="0" w:color="auto"/>
        <w:bottom w:val="none" w:sz="0" w:space="0" w:color="auto"/>
        <w:right w:val="none" w:sz="0" w:space="0" w:color="auto"/>
      </w:divBdr>
    </w:div>
    <w:div w:id="1783987512">
      <w:bodyDiv w:val="1"/>
      <w:marLeft w:val="0"/>
      <w:marRight w:val="0"/>
      <w:marTop w:val="0"/>
      <w:marBottom w:val="0"/>
      <w:divBdr>
        <w:top w:val="none" w:sz="0" w:space="0" w:color="auto"/>
        <w:left w:val="none" w:sz="0" w:space="0" w:color="auto"/>
        <w:bottom w:val="none" w:sz="0" w:space="0" w:color="auto"/>
        <w:right w:val="none" w:sz="0" w:space="0" w:color="auto"/>
      </w:divBdr>
    </w:div>
    <w:div w:id="1813523945">
      <w:bodyDiv w:val="1"/>
      <w:marLeft w:val="0"/>
      <w:marRight w:val="0"/>
      <w:marTop w:val="0"/>
      <w:marBottom w:val="0"/>
      <w:divBdr>
        <w:top w:val="none" w:sz="0" w:space="0" w:color="auto"/>
        <w:left w:val="none" w:sz="0" w:space="0" w:color="auto"/>
        <w:bottom w:val="none" w:sz="0" w:space="0" w:color="auto"/>
        <w:right w:val="none" w:sz="0" w:space="0" w:color="auto"/>
      </w:divBdr>
    </w:div>
    <w:div w:id="1883862011">
      <w:bodyDiv w:val="1"/>
      <w:marLeft w:val="0"/>
      <w:marRight w:val="0"/>
      <w:marTop w:val="0"/>
      <w:marBottom w:val="0"/>
      <w:divBdr>
        <w:top w:val="none" w:sz="0" w:space="0" w:color="auto"/>
        <w:left w:val="none" w:sz="0" w:space="0" w:color="auto"/>
        <w:bottom w:val="none" w:sz="0" w:space="0" w:color="auto"/>
        <w:right w:val="none" w:sz="0" w:space="0" w:color="auto"/>
      </w:divBdr>
    </w:div>
    <w:div w:id="2121218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wmf"/><Relationship Id="rId18" Type="http://schemas.openxmlformats.org/officeDocument/2006/relationships/footer" Target="footer2.xml"/><Relationship Id="rId26" Type="http://schemas.openxmlformats.org/officeDocument/2006/relationships/image" Target="media/image9.png"/><Relationship Id="rId3" Type="http://schemas.openxmlformats.org/officeDocument/2006/relationships/customXml" Target="../customXml/item3.xml"/><Relationship Id="rId21" Type="http://schemas.microsoft.com/office/2011/relationships/commentsExtended" Target="commentsExtended.xml"/><Relationship Id="rId7" Type="http://schemas.openxmlformats.org/officeDocument/2006/relationships/settings" Target="settings.xml"/><Relationship Id="rId12" Type="http://schemas.openxmlformats.org/officeDocument/2006/relationships/image" Target="media/image2.wmf"/><Relationship Id="rId17" Type="http://schemas.openxmlformats.org/officeDocument/2006/relationships/header" Target="header2.xml"/><Relationship Id="rId25"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comments" Target="comments.xml"/><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wmf"/><Relationship Id="rId24" Type="http://schemas.openxmlformats.org/officeDocument/2006/relationships/image" Target="media/image7.png"/><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eader" Target="header1.xml"/><Relationship Id="rId23" Type="http://schemas.microsoft.com/office/2018/08/relationships/commentsExtensible" Target="commentsExtensible.xml"/><Relationship Id="rId28" Type="http://schemas.openxmlformats.org/officeDocument/2006/relationships/image" Target="media/image11.png"/><Relationship Id="rId10" Type="http://schemas.openxmlformats.org/officeDocument/2006/relationships/endnotes" Target="endnotes.xml"/><Relationship Id="rId19" Type="http://schemas.openxmlformats.org/officeDocument/2006/relationships/header" Target="header3.xml"/><Relationship Id="rId31"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wmf"/><Relationship Id="rId22" Type="http://schemas.microsoft.com/office/2016/09/relationships/commentsIds" Target="commentsIds.xml"/><Relationship Id="rId27" Type="http://schemas.openxmlformats.org/officeDocument/2006/relationships/image" Target="media/image10.png"/><Relationship Id="rId30"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_rels/header3.xml.rels><?xml version="1.0" encoding="UTF-8" standalone="yes"?>
<Relationships xmlns="http://schemas.openxmlformats.org/package/2006/relationships"><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VCD2AE8N\AppData\Local\Temp\Gabarit%20-%20Note%20interne.dotx" TargetMode="External"/></Relationships>
</file>

<file path=word/theme/theme1.xml><?xml version="1.0" encoding="utf-8"?>
<a:theme xmlns:a="http://schemas.openxmlformats.org/drawingml/2006/main" name="Thème Office">
  <a:themeElements>
    <a:clrScheme name="ENEDIS_Couleurs">
      <a:dk1>
        <a:srgbClr val="575757"/>
      </a:dk1>
      <a:lt1>
        <a:sysClr val="window" lastClr="FFFFFF"/>
      </a:lt1>
      <a:dk2>
        <a:srgbClr val="93C90E"/>
      </a:dk2>
      <a:lt2>
        <a:srgbClr val="005EB8"/>
      </a:lt2>
      <a:accent1>
        <a:srgbClr val="00A3E0"/>
      </a:accent1>
      <a:accent2>
        <a:srgbClr val="688197"/>
      </a:accent2>
      <a:accent3>
        <a:srgbClr val="994878"/>
      </a:accent3>
      <a:accent4>
        <a:srgbClr val="A39382"/>
      </a:accent4>
      <a:accent5>
        <a:srgbClr val="EF426F"/>
      </a:accent5>
      <a:accent6>
        <a:srgbClr val="00B2A9"/>
      </a:accent6>
      <a:hlink>
        <a:srgbClr val="005EB8"/>
      </a:hlink>
      <a:folHlink>
        <a:srgbClr val="005EB8"/>
      </a:folHlink>
    </a:clrScheme>
    <a:fontScheme name="Enedis">
      <a:majorFont>
        <a:latin typeface="Calibri"/>
        <a:ea typeface=""/>
        <a:cs typeface=""/>
      </a:majorFont>
      <a:minorFont>
        <a:latin typeface="Calibri"/>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6E0051D8A42BAE499F21A3335D4B3E3F" ma:contentTypeVersion="11" ma:contentTypeDescription="Crée un document." ma:contentTypeScope="" ma:versionID="eb21268b0a18af00fdd3db8b1b92d81f">
  <xsd:schema xmlns:xsd="http://www.w3.org/2001/XMLSchema" xmlns:xs="http://www.w3.org/2001/XMLSchema" xmlns:p="http://schemas.microsoft.com/office/2006/metadata/properties" xmlns:ns2="293fdf56-0cb3-4541-a8a6-a9034ee136ed" xmlns:ns3="8ab0a645-d9d0-42f1-89a7-583f694c537c" targetNamespace="http://schemas.microsoft.com/office/2006/metadata/properties" ma:root="true" ma:fieldsID="d277ef952e6b262f55e8a9b2ebba938b" ns2:_="" ns3:_="">
    <xsd:import namespace="293fdf56-0cb3-4541-a8a6-a9034ee136ed"/>
    <xsd:import namespace="8ab0a645-d9d0-42f1-89a7-583f694c537c"/>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93fdf56-0cb3-4541-a8a6-a9034ee136e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f8560cf4-0f35-47ab-8ecf-36cddf919342"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ab0a645-d9d0-42f1-89a7-583f694c537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a53c6aa-fbea-4644-b481-c4f078083296}" ma:internalName="TaxCatchAll" ma:showField="CatchAllData" ma:web="8ab0a645-d9d0-42f1-89a7-583f694c537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293fdf56-0cb3-4541-a8a6-a9034ee136ed">
      <Terms xmlns="http://schemas.microsoft.com/office/infopath/2007/PartnerControls"/>
    </lcf76f155ced4ddcb4097134ff3c332f>
    <TaxCatchAll xmlns="8ab0a645-d9d0-42f1-89a7-583f694c537c" xsi:nil="true"/>
  </documentManagement>
</p:properties>
</file>

<file path=customXml/itemProps1.xml><?xml version="1.0" encoding="utf-8"?>
<ds:datastoreItem xmlns:ds="http://schemas.openxmlformats.org/officeDocument/2006/customXml" ds:itemID="{8501027E-5A99-4C5C-BBAE-8259F68F0A8B}">
  <ds:schemaRefs>
    <ds:schemaRef ds:uri="http://schemas.openxmlformats.org/officeDocument/2006/bibliography"/>
  </ds:schemaRefs>
</ds:datastoreItem>
</file>

<file path=customXml/itemProps2.xml><?xml version="1.0" encoding="utf-8"?>
<ds:datastoreItem xmlns:ds="http://schemas.openxmlformats.org/officeDocument/2006/customXml" ds:itemID="{E9727818-E634-4309-B32E-332801A1B7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93fdf56-0cb3-4541-a8a6-a9034ee136ed"/>
    <ds:schemaRef ds:uri="8ab0a645-d9d0-42f1-89a7-583f694c537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30BA592-C69E-44A8-BE89-33C0D0ED1929}">
  <ds:schemaRefs>
    <ds:schemaRef ds:uri="http://schemas.microsoft.com/sharepoint/v3/contenttype/forms"/>
  </ds:schemaRefs>
</ds:datastoreItem>
</file>

<file path=customXml/itemProps4.xml><?xml version="1.0" encoding="utf-8"?>
<ds:datastoreItem xmlns:ds="http://schemas.openxmlformats.org/officeDocument/2006/customXml" ds:itemID="{7BACDB5C-10A0-484D-A12E-53C9086A761E}">
  <ds:schemaRefs>
    <ds:schemaRef ds:uri="http://schemas.microsoft.com/office/2006/metadata/properties"/>
    <ds:schemaRef ds:uri="http://schemas.microsoft.com/office/infopath/2007/PartnerControls"/>
    <ds:schemaRef ds:uri="293fdf56-0cb3-4541-a8a6-a9034ee136ed"/>
    <ds:schemaRef ds:uri="8ab0a645-d9d0-42f1-89a7-583f694c537c"/>
  </ds:schemaRefs>
</ds:datastoreItem>
</file>

<file path=docMetadata/LabelInfo.xml><?xml version="1.0" encoding="utf-8"?>
<clbl:labelList xmlns:clbl="http://schemas.microsoft.com/office/2020/mipLabelMetadata">
  <clbl:label id="{b0d42095-42b9-45c3-8149-61d7ca90dc55}" enabled="0" method="" siteId="{b0d42095-42b9-45c3-8149-61d7ca90dc55}" removed="1"/>
</clbl:labelList>
</file>

<file path=docProps/app.xml><?xml version="1.0" encoding="utf-8"?>
<Properties xmlns="http://schemas.openxmlformats.org/officeDocument/2006/extended-properties" xmlns:vt="http://schemas.openxmlformats.org/officeDocument/2006/docPropsVTypes">
  <Template>Gabarit - Note interne.dotx</Template>
  <TotalTime>0</TotalTime>
  <Pages>16</Pages>
  <Words>5384</Words>
  <Characters>29613</Characters>
  <Application>Microsoft Office Word</Application>
  <DocSecurity>0</DocSecurity>
  <Lines>246</Lines>
  <Paragraphs>69</Paragraphs>
  <ScaleCrop>false</ScaleCrop>
  <HeadingPairs>
    <vt:vector size="2" baseType="variant">
      <vt:variant>
        <vt:lpstr>Titre</vt:lpstr>
      </vt:variant>
      <vt:variant>
        <vt:i4>1</vt:i4>
      </vt:variant>
    </vt:vector>
  </HeadingPairs>
  <TitlesOfParts>
    <vt:vector size="1" baseType="lpstr">
      <vt:lpstr>Note interne</vt:lpstr>
    </vt:vector>
  </TitlesOfParts>
  <Company>Enedis</Company>
  <LinksUpToDate>false</LinksUpToDate>
  <CharactersWithSpaces>34928</CharactersWithSpaces>
  <SharedDoc>false</SharedDoc>
  <HLinks>
    <vt:vector size="30" baseType="variant">
      <vt:variant>
        <vt:i4>1572921</vt:i4>
      </vt:variant>
      <vt:variant>
        <vt:i4>29</vt:i4>
      </vt:variant>
      <vt:variant>
        <vt:i4>0</vt:i4>
      </vt:variant>
      <vt:variant>
        <vt:i4>5</vt:i4>
      </vt:variant>
      <vt:variant>
        <vt:lpwstr/>
      </vt:variant>
      <vt:variant>
        <vt:lpwstr>_Toc238643792</vt:lpwstr>
      </vt:variant>
      <vt:variant>
        <vt:i4>1572921</vt:i4>
      </vt:variant>
      <vt:variant>
        <vt:i4>23</vt:i4>
      </vt:variant>
      <vt:variant>
        <vt:i4>0</vt:i4>
      </vt:variant>
      <vt:variant>
        <vt:i4>5</vt:i4>
      </vt:variant>
      <vt:variant>
        <vt:lpwstr/>
      </vt:variant>
      <vt:variant>
        <vt:lpwstr>_Toc238643791</vt:lpwstr>
      </vt:variant>
      <vt:variant>
        <vt:i4>1572921</vt:i4>
      </vt:variant>
      <vt:variant>
        <vt:i4>17</vt:i4>
      </vt:variant>
      <vt:variant>
        <vt:i4>0</vt:i4>
      </vt:variant>
      <vt:variant>
        <vt:i4>5</vt:i4>
      </vt:variant>
      <vt:variant>
        <vt:lpwstr/>
      </vt:variant>
      <vt:variant>
        <vt:lpwstr>_Toc238643790</vt:lpwstr>
      </vt:variant>
      <vt:variant>
        <vt:i4>1638457</vt:i4>
      </vt:variant>
      <vt:variant>
        <vt:i4>11</vt:i4>
      </vt:variant>
      <vt:variant>
        <vt:i4>0</vt:i4>
      </vt:variant>
      <vt:variant>
        <vt:i4>5</vt:i4>
      </vt:variant>
      <vt:variant>
        <vt:lpwstr/>
      </vt:variant>
      <vt:variant>
        <vt:lpwstr>_Toc238643789</vt:lpwstr>
      </vt:variant>
      <vt:variant>
        <vt:i4>1638457</vt:i4>
      </vt:variant>
      <vt:variant>
        <vt:i4>5</vt:i4>
      </vt:variant>
      <vt:variant>
        <vt:i4>0</vt:i4>
      </vt:variant>
      <vt:variant>
        <vt:i4>5</vt:i4>
      </vt:variant>
      <vt:variant>
        <vt:lpwstr/>
      </vt:variant>
      <vt:variant>
        <vt:lpwstr>_Toc238643788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GTAR</dc:title>
  <dc:creator>YELE</dc:creator>
  <cp:lastModifiedBy>Abdenour MABED</cp:lastModifiedBy>
  <cp:revision>2</cp:revision>
  <cp:lastPrinted>2024-02-14T10:20:00Z</cp:lastPrinted>
  <dcterms:created xsi:type="dcterms:W3CDTF">2026-09-08T19:46:00Z</dcterms:created>
  <dcterms:modified xsi:type="dcterms:W3CDTF">2026-09-08T19:46:00Z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0x0101006E0051D8A42BAE499F21A3335D4B3E3F</vt:lpwstr>
  </property>
  <property fmtid="{D5CDD505-2E9C-101B-9397-08002B2CF9AE}" pid="3" name="MediaServiceImageTags">
    <vt:lpwstr/>
  </property>
</Properties>
</file>